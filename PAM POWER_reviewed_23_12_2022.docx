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177C2" w14:textId="77777777" w:rsidR="00611F3C" w:rsidRPr="0008678B" w:rsidRDefault="00611F3C" w:rsidP="00611F3C">
      <w:pPr>
        <w:rPr>
          <w:rFonts w:ascii="Times New Roman" w:hAnsi="Times New Roman" w:cs="Times New Roman"/>
          <w:b/>
          <w:sz w:val="28"/>
          <w:szCs w:val="28"/>
        </w:rPr>
      </w:pPr>
    </w:p>
    <w:p w14:paraId="6D3C085E" w14:textId="77777777" w:rsidR="00611F3C" w:rsidRPr="00326739" w:rsidRDefault="00611F3C" w:rsidP="00611F3C">
      <w:pPr>
        <w:jc w:val="center"/>
        <w:rPr>
          <w:rFonts w:ascii="Times New Roman" w:hAnsi="Times New Roman" w:cs="Times New Roman"/>
          <w:sz w:val="32"/>
          <w:szCs w:val="32"/>
        </w:rPr>
      </w:pPr>
      <w:r w:rsidRPr="00326739">
        <w:rPr>
          <w:rFonts w:ascii="Times New Roman" w:hAnsi="Times New Roman" w:cs="Times New Roman"/>
          <w:sz w:val="32"/>
          <w:szCs w:val="32"/>
        </w:rPr>
        <w:t xml:space="preserve">PAM POWER: Methods for assessing the </w:t>
      </w:r>
      <w:r>
        <w:rPr>
          <w:rFonts w:ascii="Times New Roman" w:hAnsi="Times New Roman" w:cs="Times New Roman"/>
          <w:sz w:val="32"/>
          <w:szCs w:val="32"/>
        </w:rPr>
        <w:t xml:space="preserve">power to detect declines in cetacean density from Passive Acoustic Monitoring </w:t>
      </w:r>
    </w:p>
    <w:p w14:paraId="3319F583" w14:textId="77777777" w:rsidR="00611F3C" w:rsidRPr="0008678B" w:rsidRDefault="00611F3C" w:rsidP="00611F3C">
      <w:pPr>
        <w:jc w:val="center"/>
        <w:rPr>
          <w:rFonts w:ascii="Times New Roman" w:hAnsi="Times New Roman" w:cs="Times New Roman"/>
          <w:sz w:val="28"/>
          <w:szCs w:val="28"/>
        </w:rPr>
      </w:pPr>
    </w:p>
    <w:p w14:paraId="05EC63B5" w14:textId="41018AF2" w:rsidR="00611F3C" w:rsidRPr="00654A3C" w:rsidRDefault="00611F3C" w:rsidP="00611F3C">
      <w:pPr>
        <w:jc w:val="center"/>
        <w:rPr>
          <w:rFonts w:ascii="Times New Roman" w:hAnsi="Times New Roman" w:cs="Times New Roman"/>
          <w:sz w:val="28"/>
          <w:szCs w:val="28"/>
        </w:rPr>
      </w:pPr>
      <w:r w:rsidRPr="0008678B">
        <w:rPr>
          <w:rFonts w:ascii="Times New Roman" w:hAnsi="Times New Roman" w:cs="Times New Roman"/>
          <w:sz w:val="28"/>
          <w:szCs w:val="28"/>
        </w:rPr>
        <w:t>Ryder M</w:t>
      </w:r>
      <w:r>
        <w:rPr>
          <w:rFonts w:ascii="Times New Roman" w:hAnsi="Times New Roman" w:cs="Times New Roman"/>
          <w:sz w:val="28"/>
          <w:szCs w:val="28"/>
          <w:vertAlign w:val="superscript"/>
        </w:rPr>
        <w:t>1</w:t>
      </w:r>
      <w:r w:rsidRPr="0008678B">
        <w:rPr>
          <w:rFonts w:ascii="Times New Roman" w:hAnsi="Times New Roman" w:cs="Times New Roman"/>
          <w:sz w:val="28"/>
          <w:szCs w:val="28"/>
        </w:rPr>
        <w:t>, Booth C</w:t>
      </w:r>
      <w:r w:rsidRPr="005B7A13">
        <w:rPr>
          <w:rFonts w:ascii="Times New Roman" w:hAnsi="Times New Roman" w:cs="Times New Roman"/>
          <w:sz w:val="28"/>
          <w:szCs w:val="28"/>
          <w:vertAlign w:val="superscript"/>
        </w:rPr>
        <w:t>1</w:t>
      </w:r>
      <w:r w:rsidRPr="0008678B">
        <w:rPr>
          <w:rFonts w:ascii="Times New Roman" w:hAnsi="Times New Roman" w:cs="Times New Roman"/>
          <w:sz w:val="28"/>
          <w:szCs w:val="28"/>
        </w:rPr>
        <w:t>, Oedekoven C</w:t>
      </w:r>
      <w:r>
        <w:rPr>
          <w:rFonts w:ascii="Times New Roman" w:hAnsi="Times New Roman" w:cs="Times New Roman"/>
          <w:sz w:val="28"/>
          <w:szCs w:val="28"/>
          <w:vertAlign w:val="superscript"/>
        </w:rPr>
        <w:t>2</w:t>
      </w:r>
      <w:r w:rsidRPr="0008678B">
        <w:rPr>
          <w:rFonts w:ascii="Times New Roman" w:hAnsi="Times New Roman" w:cs="Times New Roman"/>
          <w:sz w:val="28"/>
          <w:szCs w:val="28"/>
        </w:rPr>
        <w:t>, Marques T</w:t>
      </w:r>
      <w:r w:rsidR="00E30BDE">
        <w:rPr>
          <w:rFonts w:ascii="Times New Roman" w:hAnsi="Times New Roman" w:cs="Times New Roman"/>
          <w:sz w:val="28"/>
          <w:szCs w:val="28"/>
        </w:rPr>
        <w:t xml:space="preserve"> A</w:t>
      </w:r>
      <w:r>
        <w:rPr>
          <w:rFonts w:ascii="Times New Roman" w:hAnsi="Times New Roman" w:cs="Times New Roman"/>
          <w:sz w:val="28"/>
          <w:szCs w:val="28"/>
          <w:vertAlign w:val="superscript"/>
        </w:rPr>
        <w:t>2</w:t>
      </w:r>
      <w:r w:rsidR="00E30BDE">
        <w:rPr>
          <w:rFonts w:ascii="Times New Roman" w:hAnsi="Times New Roman" w:cs="Times New Roman"/>
          <w:sz w:val="28"/>
          <w:szCs w:val="28"/>
          <w:vertAlign w:val="superscript"/>
        </w:rPr>
        <w:t>,3</w:t>
      </w:r>
      <w:r w:rsidRPr="0008678B">
        <w:rPr>
          <w:rFonts w:ascii="Times New Roman" w:hAnsi="Times New Roman" w:cs="Times New Roman"/>
          <w:sz w:val="28"/>
          <w:szCs w:val="28"/>
        </w:rPr>
        <w:t>, Joy R</w:t>
      </w:r>
      <w:r>
        <w:rPr>
          <w:rFonts w:ascii="Times New Roman" w:hAnsi="Times New Roman" w:cs="Times New Roman"/>
          <w:sz w:val="28"/>
          <w:szCs w:val="28"/>
          <w:vertAlign w:val="superscript"/>
        </w:rPr>
        <w:t>3</w:t>
      </w:r>
      <w:r w:rsidRPr="0008678B">
        <w:rPr>
          <w:rFonts w:ascii="Times New Roman" w:hAnsi="Times New Roman" w:cs="Times New Roman"/>
          <w:sz w:val="28"/>
          <w:szCs w:val="28"/>
        </w:rPr>
        <w:t>, Harris D</w:t>
      </w:r>
      <w:r>
        <w:rPr>
          <w:rFonts w:ascii="Times New Roman" w:hAnsi="Times New Roman" w:cs="Times New Roman"/>
          <w:sz w:val="28"/>
          <w:szCs w:val="28"/>
          <w:vertAlign w:val="superscript"/>
        </w:rPr>
        <w:t>2</w:t>
      </w:r>
      <w:r>
        <w:rPr>
          <w:rFonts w:ascii="Times New Roman" w:hAnsi="Times New Roman" w:cs="Times New Roman"/>
          <w:sz w:val="28"/>
          <w:szCs w:val="28"/>
        </w:rPr>
        <w:t>, Marshall L</w:t>
      </w:r>
      <w:r>
        <w:rPr>
          <w:rFonts w:ascii="Times New Roman" w:hAnsi="Times New Roman" w:cs="Times New Roman"/>
          <w:sz w:val="28"/>
          <w:szCs w:val="28"/>
          <w:vertAlign w:val="superscript"/>
        </w:rPr>
        <w:t>2</w:t>
      </w:r>
      <w:r>
        <w:rPr>
          <w:rFonts w:ascii="Times New Roman" w:hAnsi="Times New Roman" w:cs="Times New Roman"/>
          <w:sz w:val="28"/>
          <w:szCs w:val="28"/>
        </w:rPr>
        <w:t xml:space="preserve"> (order not specified currently)</w:t>
      </w:r>
    </w:p>
    <w:p w14:paraId="58B9C44F" w14:textId="77777777" w:rsidR="00611F3C" w:rsidRDefault="00611F3C" w:rsidP="00611F3C">
      <w:pPr>
        <w:jc w:val="center"/>
        <w:rPr>
          <w:rFonts w:ascii="Times New Roman" w:hAnsi="Times New Roman" w:cs="Times New Roman"/>
          <w:i/>
          <w:iCs/>
          <w:sz w:val="28"/>
          <w:szCs w:val="28"/>
          <w:vertAlign w:val="superscript"/>
        </w:rPr>
      </w:pPr>
    </w:p>
    <w:p w14:paraId="69ACF552" w14:textId="578F89BE" w:rsidR="00611F3C" w:rsidRPr="002C6460" w:rsidRDefault="00611F3C" w:rsidP="00611F3C">
      <w:pPr>
        <w:jc w:val="center"/>
        <w:rPr>
          <w:rFonts w:ascii="Times New Roman" w:hAnsi="Times New Roman"/>
          <w:i/>
          <w:sz w:val="28"/>
          <w:lang w:val="pt-PT"/>
        </w:rPr>
      </w:pPr>
      <w:r w:rsidRPr="002C6460">
        <w:rPr>
          <w:rFonts w:ascii="Times New Roman" w:hAnsi="Times New Roman"/>
          <w:i/>
          <w:sz w:val="28"/>
          <w:vertAlign w:val="superscript"/>
          <w:lang w:val="pt-PT"/>
        </w:rPr>
        <w:t>1</w:t>
      </w:r>
      <w:r w:rsidRPr="002C6460">
        <w:rPr>
          <w:rFonts w:ascii="Times New Roman" w:hAnsi="Times New Roman"/>
          <w:i/>
          <w:sz w:val="28"/>
          <w:lang w:val="pt-PT"/>
        </w:rPr>
        <w:t xml:space="preserve">SMRU Consulting; </w:t>
      </w:r>
      <w:r w:rsidRPr="002C6460">
        <w:rPr>
          <w:rFonts w:ascii="Times New Roman" w:hAnsi="Times New Roman"/>
          <w:i/>
          <w:sz w:val="28"/>
          <w:vertAlign w:val="superscript"/>
          <w:lang w:val="pt-PT"/>
        </w:rPr>
        <w:t>2</w:t>
      </w:r>
      <w:r w:rsidRPr="002C6460">
        <w:rPr>
          <w:rFonts w:ascii="Times New Roman" w:hAnsi="Times New Roman"/>
          <w:i/>
          <w:sz w:val="28"/>
          <w:lang w:val="pt-PT"/>
        </w:rPr>
        <w:t xml:space="preserve">Centre for Research into Ecological and Environmental Modelling, University of St Andrews; </w:t>
      </w:r>
      <w:r w:rsidRPr="002C6460">
        <w:rPr>
          <w:rFonts w:ascii="Times New Roman" w:hAnsi="Times New Roman"/>
          <w:i/>
          <w:sz w:val="28"/>
          <w:vertAlign w:val="superscript"/>
          <w:lang w:val="pt-PT"/>
        </w:rPr>
        <w:t>3</w:t>
      </w:r>
      <w:r w:rsidRPr="002C6460">
        <w:rPr>
          <w:rFonts w:ascii="Times New Roman" w:hAnsi="Times New Roman"/>
          <w:i/>
          <w:sz w:val="28"/>
          <w:lang w:val="pt-PT"/>
        </w:rPr>
        <w:t>School of Environmental Science, Simon Fraser University</w:t>
      </w:r>
      <w:r w:rsidR="00E30BDE" w:rsidRPr="009F230C">
        <w:rPr>
          <w:rFonts w:ascii="Times New Roman" w:hAnsi="Times New Roman" w:cs="Times New Roman"/>
          <w:i/>
          <w:iCs/>
          <w:sz w:val="28"/>
          <w:szCs w:val="28"/>
          <w:lang w:val="pt-PT"/>
        </w:rPr>
        <w:t xml:space="preserve"> </w:t>
      </w:r>
      <w:r w:rsidR="00E30BDE" w:rsidRPr="009F230C">
        <w:rPr>
          <w:rFonts w:ascii="Times New Roman" w:hAnsi="Times New Roman" w:cs="Times New Roman"/>
          <w:i/>
          <w:iCs/>
          <w:sz w:val="28"/>
          <w:szCs w:val="28"/>
          <w:vertAlign w:val="superscript"/>
          <w:lang w:val="pt-PT"/>
        </w:rPr>
        <w:t>3</w:t>
      </w:r>
      <w:r w:rsidR="00E30BDE" w:rsidRPr="002C6460">
        <w:rPr>
          <w:rFonts w:ascii="Times New Roman" w:hAnsi="Times New Roman" w:cs="Times New Roman"/>
          <w:i/>
          <w:iCs/>
          <w:sz w:val="28"/>
          <w:szCs w:val="28"/>
          <w:lang w:val="pt-PT"/>
        </w:rPr>
        <w:t xml:space="preserve"> Centro de Estatística e Aplicações, Departamento de Biologia Animal, Faculdade de Ciências da Universidade de Lisboa, Portugal</w:t>
      </w:r>
    </w:p>
    <w:p w14:paraId="2B4C36D6" w14:textId="77777777" w:rsidR="00611F3C" w:rsidRPr="002C6460" w:rsidRDefault="00611F3C" w:rsidP="00611F3C">
      <w:pPr>
        <w:rPr>
          <w:rFonts w:ascii="Times New Roman" w:hAnsi="Times New Roman"/>
          <w:sz w:val="28"/>
          <w:lang w:val="pt-PT"/>
        </w:rPr>
      </w:pPr>
    </w:p>
    <w:p w14:paraId="25E086BC" w14:textId="77777777" w:rsidR="00611F3C" w:rsidRPr="002C6460" w:rsidRDefault="00611F3C" w:rsidP="00611F3C">
      <w:pPr>
        <w:rPr>
          <w:rFonts w:ascii="Times New Roman" w:hAnsi="Times New Roman"/>
          <w:sz w:val="28"/>
          <w:lang w:val="pt-PT"/>
        </w:rPr>
      </w:pPr>
    </w:p>
    <w:p w14:paraId="319DAFB7" w14:textId="77777777" w:rsidR="00611F3C" w:rsidRPr="002C6460" w:rsidRDefault="00611F3C" w:rsidP="00611F3C">
      <w:pPr>
        <w:rPr>
          <w:rFonts w:ascii="Times New Roman" w:hAnsi="Times New Roman"/>
          <w:sz w:val="28"/>
          <w:lang w:val="pt-PT"/>
        </w:rPr>
      </w:pPr>
    </w:p>
    <w:p w14:paraId="096ADC05" w14:textId="77777777" w:rsidR="00611F3C" w:rsidRPr="00497200" w:rsidRDefault="00611F3C" w:rsidP="00611F3C">
      <w:pPr>
        <w:rPr>
          <w:rFonts w:ascii="Times New Roman" w:hAnsi="Times New Roman" w:cs="Times New Roman"/>
          <w:sz w:val="24"/>
          <w:szCs w:val="24"/>
          <w:highlight w:val="yellow"/>
        </w:rPr>
      </w:pPr>
      <w:r w:rsidRPr="00497200">
        <w:rPr>
          <w:rFonts w:ascii="Times New Roman" w:hAnsi="Times New Roman" w:cs="Times New Roman"/>
          <w:sz w:val="24"/>
          <w:szCs w:val="24"/>
          <w:highlight w:val="yellow"/>
        </w:rPr>
        <w:t xml:space="preserve">Aim: To provide an informative report on the AVADECAF tool, including an overview of the methods, and referencing the potential future applications of the tool. </w:t>
      </w:r>
    </w:p>
    <w:p w14:paraId="63876BCE" w14:textId="77777777" w:rsidR="00611F3C" w:rsidRPr="00497200" w:rsidRDefault="00611F3C" w:rsidP="00611F3C">
      <w:pPr>
        <w:rPr>
          <w:rFonts w:ascii="Times New Roman" w:hAnsi="Times New Roman" w:cs="Times New Roman"/>
          <w:sz w:val="24"/>
          <w:szCs w:val="24"/>
        </w:rPr>
      </w:pPr>
      <w:r w:rsidRPr="00497200">
        <w:rPr>
          <w:rFonts w:ascii="Times New Roman" w:hAnsi="Times New Roman" w:cs="Times New Roman"/>
          <w:sz w:val="24"/>
          <w:szCs w:val="24"/>
          <w:highlight w:val="yellow"/>
        </w:rPr>
        <w:t>Note: We hope to submit a peer-reviewed publication on power analysis using the AVADECAF tool next year, hence the Aquatic Noise publication is focused primarily on methods.</w:t>
      </w:r>
    </w:p>
    <w:p w14:paraId="5D3F9C52" w14:textId="77777777" w:rsidR="00611F3C" w:rsidRDefault="00611F3C" w:rsidP="00611F3C">
      <w:pPr>
        <w:rPr>
          <w:rFonts w:ascii="Times New Roman" w:hAnsi="Times New Roman" w:cs="Times New Roman"/>
          <w:sz w:val="28"/>
          <w:szCs w:val="28"/>
        </w:rPr>
      </w:pPr>
    </w:p>
    <w:p w14:paraId="6C5CD180" w14:textId="77777777" w:rsidR="00611F3C" w:rsidRDefault="00611F3C" w:rsidP="00611F3C">
      <w:pPr>
        <w:rPr>
          <w:rFonts w:ascii="Times New Roman" w:hAnsi="Times New Roman" w:cs="Times New Roman"/>
          <w:sz w:val="28"/>
          <w:szCs w:val="28"/>
        </w:rPr>
      </w:pPr>
    </w:p>
    <w:p w14:paraId="3FDE01ED" w14:textId="77777777" w:rsidR="00611F3C" w:rsidRDefault="00611F3C" w:rsidP="00611F3C">
      <w:pPr>
        <w:rPr>
          <w:rFonts w:ascii="Times New Roman" w:hAnsi="Times New Roman" w:cs="Times New Roman"/>
          <w:sz w:val="28"/>
          <w:szCs w:val="28"/>
        </w:rPr>
      </w:pPr>
    </w:p>
    <w:p w14:paraId="42FCC6A0" w14:textId="77777777" w:rsidR="00611F3C" w:rsidRDefault="00611F3C" w:rsidP="00611F3C">
      <w:pPr>
        <w:rPr>
          <w:rFonts w:ascii="Times New Roman" w:hAnsi="Times New Roman" w:cs="Times New Roman"/>
          <w:sz w:val="28"/>
          <w:szCs w:val="28"/>
        </w:rPr>
      </w:pPr>
    </w:p>
    <w:p w14:paraId="765CC6AE" w14:textId="77777777" w:rsidR="00611F3C" w:rsidRDefault="00611F3C" w:rsidP="00611F3C">
      <w:pPr>
        <w:rPr>
          <w:rFonts w:ascii="Times New Roman" w:hAnsi="Times New Roman" w:cs="Times New Roman"/>
          <w:sz w:val="28"/>
          <w:szCs w:val="28"/>
        </w:rPr>
      </w:pPr>
    </w:p>
    <w:p w14:paraId="603F0A41" w14:textId="77777777" w:rsidR="00611F3C" w:rsidRDefault="00611F3C" w:rsidP="00611F3C">
      <w:pPr>
        <w:rPr>
          <w:rFonts w:ascii="Times New Roman" w:hAnsi="Times New Roman" w:cs="Times New Roman"/>
          <w:sz w:val="28"/>
          <w:szCs w:val="28"/>
        </w:rPr>
      </w:pPr>
    </w:p>
    <w:p w14:paraId="6D7941FE" w14:textId="77777777" w:rsidR="00611F3C" w:rsidRDefault="00611F3C" w:rsidP="00611F3C">
      <w:pPr>
        <w:rPr>
          <w:rFonts w:ascii="Times New Roman" w:hAnsi="Times New Roman" w:cs="Times New Roman"/>
          <w:sz w:val="28"/>
          <w:szCs w:val="28"/>
        </w:rPr>
      </w:pPr>
    </w:p>
    <w:p w14:paraId="5FE59A11" w14:textId="77777777" w:rsidR="00611F3C" w:rsidRDefault="00611F3C" w:rsidP="00611F3C">
      <w:pPr>
        <w:rPr>
          <w:rFonts w:ascii="Times New Roman" w:hAnsi="Times New Roman" w:cs="Times New Roman"/>
          <w:sz w:val="28"/>
          <w:szCs w:val="28"/>
        </w:rPr>
      </w:pPr>
    </w:p>
    <w:p w14:paraId="0654747E" w14:textId="77777777" w:rsidR="00611F3C" w:rsidRDefault="00611F3C" w:rsidP="00611F3C">
      <w:pPr>
        <w:rPr>
          <w:rFonts w:ascii="Times New Roman" w:hAnsi="Times New Roman" w:cs="Times New Roman"/>
          <w:sz w:val="28"/>
          <w:szCs w:val="28"/>
        </w:rPr>
      </w:pPr>
    </w:p>
    <w:p w14:paraId="7105B1FA" w14:textId="77777777" w:rsidR="00611F3C" w:rsidRDefault="00611F3C" w:rsidP="00611F3C">
      <w:pPr>
        <w:rPr>
          <w:rFonts w:ascii="Times New Roman" w:hAnsi="Times New Roman" w:cs="Times New Roman"/>
          <w:sz w:val="28"/>
          <w:szCs w:val="28"/>
        </w:rPr>
      </w:pPr>
    </w:p>
    <w:p w14:paraId="0289CA78" w14:textId="191ABD01" w:rsidR="00611F3C" w:rsidRDefault="00611F3C" w:rsidP="00611F3C">
      <w:pPr>
        <w:rPr>
          <w:rFonts w:ascii="Times New Roman" w:hAnsi="Times New Roman" w:cs="Times New Roman"/>
          <w:sz w:val="28"/>
          <w:szCs w:val="28"/>
        </w:rPr>
      </w:pPr>
      <w:r w:rsidRPr="0008678B">
        <w:rPr>
          <w:rFonts w:ascii="Times New Roman" w:hAnsi="Times New Roman" w:cs="Times New Roman"/>
          <w:sz w:val="28"/>
          <w:szCs w:val="28"/>
        </w:rPr>
        <w:t xml:space="preserve"> Key words: </w:t>
      </w:r>
      <w:commentRangeStart w:id="1"/>
      <w:r w:rsidR="00984427">
        <w:rPr>
          <w:rFonts w:ascii="Times New Roman" w:hAnsi="Times New Roman" w:cs="Times New Roman"/>
          <w:sz w:val="28"/>
          <w:szCs w:val="28"/>
        </w:rPr>
        <w:t xml:space="preserve">Animal Population </w:t>
      </w:r>
      <w:r w:rsidRPr="0008678B">
        <w:rPr>
          <w:rFonts w:ascii="Times New Roman" w:hAnsi="Times New Roman" w:cs="Times New Roman"/>
          <w:sz w:val="28"/>
          <w:szCs w:val="28"/>
        </w:rPr>
        <w:t>Density Estimation</w:t>
      </w:r>
      <w:commentRangeEnd w:id="1"/>
      <w:r w:rsidR="00984427">
        <w:rPr>
          <w:rStyle w:val="CommentReference"/>
          <w:rFonts w:ascii="Arial" w:hAnsi="Arial"/>
        </w:rPr>
        <w:commentReference w:id="1"/>
      </w:r>
      <w:r w:rsidRPr="0008678B">
        <w:rPr>
          <w:rFonts w:ascii="Times New Roman" w:hAnsi="Times New Roman" w:cs="Times New Roman"/>
          <w:sz w:val="28"/>
          <w:szCs w:val="28"/>
        </w:rPr>
        <w:t xml:space="preserve">, Passive Acoustic Monitoring, Power Analysis, Distance Sampling, </w:t>
      </w:r>
      <w:commentRangeStart w:id="2"/>
      <w:r w:rsidRPr="0008678B">
        <w:rPr>
          <w:rFonts w:ascii="Times New Roman" w:hAnsi="Times New Roman" w:cs="Times New Roman"/>
          <w:sz w:val="28"/>
          <w:szCs w:val="28"/>
        </w:rPr>
        <w:t>Spatial</w:t>
      </w:r>
      <w:r w:rsidR="009F230C">
        <w:rPr>
          <w:rFonts w:ascii="Times New Roman" w:hAnsi="Times New Roman" w:cs="Times New Roman"/>
          <w:sz w:val="28"/>
          <w:szCs w:val="28"/>
        </w:rPr>
        <w:t xml:space="preserve"> </w:t>
      </w:r>
      <w:r w:rsidRPr="0008678B">
        <w:rPr>
          <w:rFonts w:ascii="Times New Roman" w:hAnsi="Times New Roman" w:cs="Times New Roman"/>
          <w:sz w:val="28"/>
          <w:szCs w:val="28"/>
        </w:rPr>
        <w:t>Capture Recapture</w:t>
      </w:r>
      <w:commentRangeEnd w:id="2"/>
      <w:r w:rsidR="00E17E48">
        <w:rPr>
          <w:rStyle w:val="CommentReference"/>
          <w:rFonts w:ascii="Arial" w:hAnsi="Arial"/>
        </w:rPr>
        <w:commentReference w:id="2"/>
      </w:r>
    </w:p>
    <w:p w14:paraId="7B2920CD" w14:textId="7268829B" w:rsidR="00611F3C" w:rsidRPr="00326739" w:rsidRDefault="00611F3C" w:rsidP="00611F3C">
      <w:pPr>
        <w:rPr>
          <w:rFonts w:ascii="Times New Roman" w:hAnsi="Times New Roman" w:cs="Times New Roman"/>
          <w:sz w:val="28"/>
          <w:szCs w:val="28"/>
        </w:rPr>
      </w:pPr>
      <w:r>
        <w:rPr>
          <w:rFonts w:ascii="Times New Roman" w:hAnsi="Times New Roman" w:cs="Times New Roman"/>
          <w:sz w:val="28"/>
          <w:szCs w:val="28"/>
        </w:rPr>
        <w:t xml:space="preserve">Word limit: 13,000 </w:t>
      </w:r>
    </w:p>
    <w:p w14:paraId="73DC560D" w14:textId="77777777" w:rsidR="00611F3C" w:rsidRPr="00D50F31" w:rsidRDefault="00611F3C" w:rsidP="00611F3C">
      <w:pPr>
        <w:pStyle w:val="Heading1"/>
        <w:rPr>
          <w:rFonts w:asciiTheme="minorHAnsi" w:hAnsiTheme="minorHAnsi" w:cstheme="minorHAnsi"/>
        </w:rPr>
      </w:pPr>
      <w:r w:rsidRPr="00D50F31">
        <w:rPr>
          <w:rFonts w:asciiTheme="minorHAnsi" w:hAnsiTheme="minorHAnsi" w:cstheme="minorHAnsi"/>
        </w:rPr>
        <w:lastRenderedPageBreak/>
        <w:t xml:space="preserve">Abstract – max 200 </w:t>
      </w:r>
      <w:commentRangeStart w:id="3"/>
      <w:commentRangeStart w:id="4"/>
      <w:r w:rsidRPr="00D50F31">
        <w:rPr>
          <w:rFonts w:asciiTheme="minorHAnsi" w:hAnsiTheme="minorHAnsi" w:cstheme="minorHAnsi"/>
        </w:rPr>
        <w:t>words</w:t>
      </w:r>
      <w:commentRangeEnd w:id="3"/>
      <w:r w:rsidR="00984427">
        <w:rPr>
          <w:rStyle w:val="CommentReference"/>
          <w:rFonts w:ascii="Arial" w:eastAsiaTheme="minorEastAsia" w:hAnsi="Arial" w:cstheme="minorBidi"/>
          <w:color w:val="auto"/>
        </w:rPr>
        <w:commentReference w:id="3"/>
      </w:r>
      <w:commentRangeEnd w:id="4"/>
      <w:r w:rsidR="00331E4C">
        <w:rPr>
          <w:rStyle w:val="CommentReference"/>
          <w:rFonts w:ascii="Arial" w:eastAsiaTheme="minorEastAsia" w:hAnsi="Arial" w:cstheme="minorBidi"/>
          <w:color w:val="auto"/>
        </w:rPr>
        <w:commentReference w:id="4"/>
      </w:r>
    </w:p>
    <w:p w14:paraId="6496BB24" w14:textId="209A05D6" w:rsidR="00742253" w:rsidRPr="007127AE" w:rsidRDefault="00D00352" w:rsidP="003540EC">
      <w:pPr>
        <w:jc w:val="both"/>
        <w:rPr>
          <w:rFonts w:cstheme="minorHAnsi"/>
        </w:rPr>
      </w:pPr>
      <w:r w:rsidRPr="007127AE">
        <w:rPr>
          <w:rFonts w:cstheme="minorHAnsi"/>
        </w:rPr>
        <w:t>Monitoring long-term trends of marine mammal</w:t>
      </w:r>
      <w:r>
        <w:rPr>
          <w:rFonts w:cstheme="minorHAnsi"/>
        </w:rPr>
        <w:t xml:space="preserve"> populations</w:t>
      </w:r>
      <w:r w:rsidRPr="007127AE">
        <w:rPr>
          <w:rFonts w:cstheme="minorHAnsi"/>
        </w:rPr>
        <w:t xml:space="preserve"> is notoriously </w:t>
      </w:r>
      <w:r>
        <w:rPr>
          <w:rFonts w:cstheme="minorHAnsi"/>
        </w:rPr>
        <w:t>challenging</w:t>
      </w:r>
      <w:r w:rsidRPr="007127AE">
        <w:rPr>
          <w:rFonts w:cstheme="minorHAnsi"/>
        </w:rPr>
        <w:t xml:space="preserve">, </w:t>
      </w:r>
      <w:r>
        <w:rPr>
          <w:rFonts w:cstheme="minorHAnsi"/>
        </w:rPr>
        <w:t>as</w:t>
      </w:r>
      <w:r w:rsidRPr="007127AE">
        <w:rPr>
          <w:rFonts w:cstheme="minorHAnsi"/>
        </w:rPr>
        <w:t xml:space="preserve"> density and abundance estimates are frequently characterised by high levels of uncertainty. </w:t>
      </w:r>
      <w:r>
        <w:rPr>
          <w:rFonts w:cstheme="minorHAnsi"/>
        </w:rPr>
        <w:t xml:space="preserve">Statistical power can be described as the ability to correctly detect a trend when one is </w:t>
      </w:r>
      <w:r w:rsidR="00B557C7">
        <w:rPr>
          <w:rFonts w:cstheme="minorHAnsi"/>
        </w:rPr>
        <w:t>present and</w:t>
      </w:r>
      <w:r>
        <w:rPr>
          <w:rFonts w:cstheme="minorHAnsi"/>
        </w:rPr>
        <w:t xml:space="preserve"> is influenced by the uncertainty surrounding the input parameters. </w:t>
      </w:r>
      <w:commentRangeStart w:id="5"/>
      <w:commentRangeStart w:id="6"/>
      <w:commentRangeStart w:id="7"/>
      <w:r w:rsidR="00742253" w:rsidRPr="007127AE">
        <w:rPr>
          <w:rFonts w:cstheme="minorHAnsi"/>
        </w:rPr>
        <w:t xml:space="preserve">The </w:t>
      </w:r>
      <w:r w:rsidR="00893E18">
        <w:rPr>
          <w:rFonts w:cstheme="minorHAnsi"/>
        </w:rPr>
        <w:t>‘</w:t>
      </w:r>
      <w:r w:rsidR="00742253" w:rsidRPr="007127AE">
        <w:rPr>
          <w:rFonts w:cstheme="minorHAnsi"/>
        </w:rPr>
        <w:t>AVADECAF</w:t>
      </w:r>
      <w:r w:rsidR="00893E18">
        <w:rPr>
          <w:rFonts w:cstheme="minorHAnsi"/>
        </w:rPr>
        <w:t>’</w:t>
      </w:r>
      <w:r w:rsidR="00742253" w:rsidRPr="007127AE">
        <w:rPr>
          <w:rFonts w:cstheme="minorHAnsi"/>
        </w:rPr>
        <w:t xml:space="preserve"> </w:t>
      </w:r>
      <w:commentRangeEnd w:id="5"/>
      <w:r w:rsidR="00331E4C">
        <w:rPr>
          <w:rStyle w:val="CommentReference"/>
          <w:rFonts w:ascii="Arial" w:hAnsi="Arial"/>
        </w:rPr>
        <w:commentReference w:id="5"/>
      </w:r>
      <w:commentRangeEnd w:id="6"/>
      <w:r w:rsidR="00466A79">
        <w:rPr>
          <w:rStyle w:val="CommentReference"/>
          <w:rFonts w:ascii="Arial" w:hAnsi="Arial"/>
        </w:rPr>
        <w:commentReference w:id="6"/>
      </w:r>
      <w:commentRangeEnd w:id="7"/>
      <w:r w:rsidR="00A54750">
        <w:rPr>
          <w:rStyle w:val="CommentReference"/>
          <w:rFonts w:ascii="Arial" w:hAnsi="Arial"/>
        </w:rPr>
        <w:commentReference w:id="7"/>
      </w:r>
      <w:r w:rsidR="00742253" w:rsidRPr="007127AE">
        <w:rPr>
          <w:rFonts w:cstheme="minorHAnsi"/>
        </w:rPr>
        <w:t xml:space="preserve">tool </w:t>
      </w:r>
      <w:r w:rsidR="00893E18">
        <w:rPr>
          <w:rFonts w:cstheme="minorHAnsi"/>
        </w:rPr>
        <w:t xml:space="preserve">allows </w:t>
      </w:r>
      <w:r w:rsidR="00D15843">
        <w:rPr>
          <w:rFonts w:cstheme="minorHAnsi"/>
        </w:rPr>
        <w:t xml:space="preserve">for </w:t>
      </w:r>
      <w:r w:rsidR="00893E18">
        <w:rPr>
          <w:rFonts w:cstheme="minorHAnsi"/>
        </w:rPr>
        <w:t xml:space="preserve">the </w:t>
      </w:r>
      <w:r w:rsidR="00893E18" w:rsidRPr="007127AE">
        <w:rPr>
          <w:rFonts w:cstheme="minorHAnsi"/>
        </w:rPr>
        <w:t>evaluat</w:t>
      </w:r>
      <w:r w:rsidR="00893E18">
        <w:rPr>
          <w:rFonts w:cstheme="minorHAnsi"/>
        </w:rPr>
        <w:t>ion</w:t>
      </w:r>
      <w:r w:rsidR="00893E18" w:rsidRPr="007127AE">
        <w:rPr>
          <w:rFonts w:cstheme="minorHAnsi"/>
        </w:rPr>
        <w:t xml:space="preserve"> </w:t>
      </w:r>
      <w:r w:rsidR="00893E18">
        <w:rPr>
          <w:rFonts w:cstheme="minorHAnsi"/>
        </w:rPr>
        <w:t xml:space="preserve">of </w:t>
      </w:r>
      <w:r w:rsidR="00742253" w:rsidRPr="007127AE">
        <w:rPr>
          <w:rFonts w:cstheme="minorHAnsi"/>
        </w:rPr>
        <w:t xml:space="preserve">the power of a fixed Passive Acoustic Array (PAM) to detect </w:t>
      </w:r>
      <w:r w:rsidR="00893E18">
        <w:rPr>
          <w:rFonts w:cstheme="minorHAnsi"/>
        </w:rPr>
        <w:t xml:space="preserve">changes </w:t>
      </w:r>
      <w:r w:rsidR="00742253" w:rsidRPr="007127AE">
        <w:rPr>
          <w:rFonts w:cstheme="minorHAnsi"/>
        </w:rPr>
        <w:t>in animal density</w:t>
      </w:r>
      <w:r w:rsidR="00331E4C">
        <w:rPr>
          <w:rFonts w:cstheme="minorHAnsi"/>
        </w:rPr>
        <w:t>,</w:t>
      </w:r>
      <w:r w:rsidR="00984427">
        <w:rPr>
          <w:rFonts w:cstheme="minorHAnsi"/>
        </w:rPr>
        <w:t xml:space="preserve"> via simulation</w:t>
      </w:r>
      <w:r w:rsidR="00742253" w:rsidRPr="007127AE">
        <w:rPr>
          <w:rFonts w:cstheme="minorHAnsi"/>
        </w:rPr>
        <w:t xml:space="preserve">. The simulations can be </w:t>
      </w:r>
      <w:r w:rsidR="00893E18">
        <w:rPr>
          <w:rFonts w:cstheme="minorHAnsi"/>
        </w:rPr>
        <w:t>based</w:t>
      </w:r>
      <w:r w:rsidR="00893E18" w:rsidRPr="007127AE">
        <w:rPr>
          <w:rFonts w:cstheme="minorHAnsi"/>
        </w:rPr>
        <w:t xml:space="preserve"> </w:t>
      </w:r>
      <w:r w:rsidR="00742253" w:rsidRPr="007127AE">
        <w:rPr>
          <w:rFonts w:cstheme="minorHAnsi"/>
        </w:rPr>
        <w:t xml:space="preserve">on existing surveys or </w:t>
      </w:r>
      <w:r w:rsidR="00D7394A">
        <w:rPr>
          <w:rFonts w:cstheme="minorHAnsi"/>
        </w:rPr>
        <w:t xml:space="preserve">can </w:t>
      </w:r>
      <w:r w:rsidR="00742253" w:rsidRPr="007127AE">
        <w:rPr>
          <w:rFonts w:cstheme="minorHAnsi"/>
        </w:rPr>
        <w:t xml:space="preserve">be used to design speculative monitoring programs. The tool </w:t>
      </w:r>
      <w:r w:rsidR="00893E18">
        <w:rPr>
          <w:rFonts w:cstheme="minorHAnsi"/>
        </w:rPr>
        <w:t xml:space="preserve">allows </w:t>
      </w:r>
      <w:r w:rsidR="00984427">
        <w:rPr>
          <w:rFonts w:cstheme="minorHAnsi"/>
        </w:rPr>
        <w:t xml:space="preserve">for population </w:t>
      </w:r>
      <w:r w:rsidR="00893E18">
        <w:rPr>
          <w:rFonts w:cstheme="minorHAnsi"/>
        </w:rPr>
        <w:t xml:space="preserve">density estimation via </w:t>
      </w:r>
      <w:r w:rsidR="00742253" w:rsidRPr="007127AE">
        <w:rPr>
          <w:rFonts w:cstheme="minorHAnsi"/>
        </w:rPr>
        <w:t xml:space="preserve">distance sampling </w:t>
      </w:r>
      <w:r w:rsidR="00984427">
        <w:rPr>
          <w:rFonts w:cstheme="minorHAnsi"/>
        </w:rPr>
        <w:t xml:space="preserve">in scenarios </w:t>
      </w:r>
      <w:r w:rsidR="00742253" w:rsidRPr="007127AE">
        <w:rPr>
          <w:rFonts w:cstheme="minorHAnsi"/>
        </w:rPr>
        <w:t xml:space="preserve">where </w:t>
      </w:r>
      <w:r w:rsidR="00E30BDE">
        <w:rPr>
          <w:rFonts w:cstheme="minorHAnsi"/>
        </w:rPr>
        <w:t>acoustic</w:t>
      </w:r>
      <w:r w:rsidR="00984427">
        <w:rPr>
          <w:rFonts w:cstheme="minorHAnsi"/>
        </w:rPr>
        <w:t xml:space="preserve"> ranging</w:t>
      </w:r>
      <w:r w:rsidR="00984427" w:rsidRPr="007127AE">
        <w:rPr>
          <w:rFonts w:cstheme="minorHAnsi"/>
        </w:rPr>
        <w:t xml:space="preserve"> </w:t>
      </w:r>
      <w:r w:rsidR="00742253" w:rsidRPr="007127AE">
        <w:rPr>
          <w:rFonts w:cstheme="minorHAnsi"/>
        </w:rPr>
        <w:t xml:space="preserve">of </w:t>
      </w:r>
      <w:r w:rsidR="00984427">
        <w:rPr>
          <w:rFonts w:cstheme="minorHAnsi"/>
        </w:rPr>
        <w:t>acoustic detections</w:t>
      </w:r>
      <w:r w:rsidR="00984427" w:rsidRPr="007127AE">
        <w:rPr>
          <w:rFonts w:cstheme="minorHAnsi"/>
        </w:rPr>
        <w:t xml:space="preserve"> </w:t>
      </w:r>
      <w:r w:rsidR="00742253" w:rsidRPr="007127AE">
        <w:rPr>
          <w:rFonts w:cstheme="minorHAnsi"/>
        </w:rPr>
        <w:t xml:space="preserve">is possible, or </w:t>
      </w:r>
      <w:r w:rsidR="00C306C8">
        <w:rPr>
          <w:rFonts w:cstheme="minorHAnsi"/>
        </w:rPr>
        <w:t>Spatial Capture Recapture (SCR),</w:t>
      </w:r>
      <w:r w:rsidR="00C306C8" w:rsidRPr="007127AE">
        <w:rPr>
          <w:rFonts w:cstheme="minorHAnsi"/>
        </w:rPr>
        <w:t xml:space="preserve"> </w:t>
      </w:r>
      <w:r w:rsidR="00C306C8">
        <w:rPr>
          <w:rFonts w:cstheme="minorHAnsi"/>
        </w:rPr>
        <w:t>w</w:t>
      </w:r>
      <w:r w:rsidR="00742253" w:rsidRPr="007127AE">
        <w:rPr>
          <w:rFonts w:cstheme="minorHAnsi"/>
        </w:rPr>
        <w:t>hen a</w:t>
      </w:r>
      <w:r w:rsidR="001D2B51">
        <w:rPr>
          <w:rFonts w:cstheme="minorHAnsi"/>
        </w:rPr>
        <w:t xml:space="preserve"> vocalization of </w:t>
      </w:r>
      <w:r w:rsidR="00742253" w:rsidRPr="007127AE">
        <w:rPr>
          <w:rFonts w:cstheme="minorHAnsi"/>
        </w:rPr>
        <w:t>an animal</w:t>
      </w:r>
      <w:r w:rsidR="00E30BDE">
        <w:rPr>
          <w:rFonts w:cstheme="minorHAnsi"/>
        </w:rPr>
        <w:t>’s sounds</w:t>
      </w:r>
      <w:r w:rsidR="00742253" w:rsidRPr="007127AE">
        <w:rPr>
          <w:rFonts w:cstheme="minorHAnsi"/>
        </w:rPr>
        <w:t xml:space="preserve"> can </w:t>
      </w:r>
      <w:r w:rsidR="00984427">
        <w:rPr>
          <w:rFonts w:cstheme="minorHAnsi"/>
        </w:rPr>
        <w:t xml:space="preserve">potentially </w:t>
      </w:r>
      <w:r w:rsidR="00742253" w:rsidRPr="007127AE">
        <w:rPr>
          <w:rFonts w:cstheme="minorHAnsi"/>
        </w:rPr>
        <w:t xml:space="preserve">be detected on </w:t>
      </w:r>
      <w:r w:rsidR="001D2B51">
        <w:rPr>
          <w:rFonts w:cstheme="minorHAnsi"/>
        </w:rPr>
        <w:t>more than one of the</w:t>
      </w:r>
      <w:r w:rsidR="001D2B51" w:rsidRPr="007127AE">
        <w:rPr>
          <w:rFonts w:cstheme="minorHAnsi"/>
        </w:rPr>
        <w:t xml:space="preserve"> </w:t>
      </w:r>
      <w:r w:rsidR="00742253" w:rsidRPr="007127AE">
        <w:rPr>
          <w:rFonts w:cstheme="minorHAnsi"/>
        </w:rPr>
        <w:t>acoustic sensors.</w:t>
      </w:r>
      <w:r w:rsidR="005A4FB9">
        <w:rPr>
          <w:rFonts w:cstheme="minorHAnsi"/>
        </w:rPr>
        <w:t xml:space="preserve"> </w:t>
      </w:r>
      <w:r w:rsidR="00B557C7">
        <w:rPr>
          <w:rFonts w:cstheme="minorHAnsi"/>
        </w:rPr>
        <w:t xml:space="preserve">Given that statistical power to detect population declines is typically low, the tool provides an opportunity to evaluate how power might be improved though the </w:t>
      </w:r>
      <w:r w:rsidR="00A54750">
        <w:rPr>
          <w:rFonts w:cstheme="minorHAnsi"/>
        </w:rPr>
        <w:t>comparison of</w:t>
      </w:r>
      <w:r w:rsidR="00B557C7">
        <w:rPr>
          <w:rFonts w:cstheme="minorHAnsi"/>
        </w:rPr>
        <w:t xml:space="preserve"> alternate survey designs.</w:t>
      </w:r>
      <w:r w:rsidR="00A54750">
        <w:rPr>
          <w:rFonts w:cstheme="minorHAnsi"/>
        </w:rPr>
        <w:t xml:space="preserve"> Improving statistical power increases the probability of detecting a change in the </w:t>
      </w:r>
      <w:r w:rsidR="009F10C1">
        <w:rPr>
          <w:rFonts w:cstheme="minorHAnsi"/>
        </w:rPr>
        <w:t>population and</w:t>
      </w:r>
      <w:r w:rsidR="00A54750">
        <w:rPr>
          <w:rFonts w:cstheme="minorHAnsi"/>
        </w:rPr>
        <w:t xml:space="preserve"> can reduce the required duration of a monitoring program. </w:t>
      </w:r>
      <w:r w:rsidR="00893E18">
        <w:rPr>
          <w:rFonts w:cstheme="minorHAnsi"/>
        </w:rPr>
        <w:t xml:space="preserve">We provide </w:t>
      </w:r>
      <w:r w:rsidR="006C3D38">
        <w:rPr>
          <w:rFonts w:cstheme="minorHAnsi"/>
        </w:rPr>
        <w:t xml:space="preserve">a </w:t>
      </w:r>
      <w:r w:rsidR="00893E18">
        <w:rPr>
          <w:rFonts w:cstheme="minorHAnsi"/>
        </w:rPr>
        <w:t xml:space="preserve">real-world </w:t>
      </w:r>
      <w:r w:rsidR="001D2B51">
        <w:rPr>
          <w:rFonts w:cstheme="minorHAnsi"/>
        </w:rPr>
        <w:t>example,</w:t>
      </w:r>
      <w:r w:rsidR="006C3D38">
        <w:rPr>
          <w:rFonts w:cstheme="minorHAnsi"/>
        </w:rPr>
        <w:t xml:space="preserve"> </w:t>
      </w:r>
      <w:r w:rsidR="001D2B51">
        <w:rPr>
          <w:rFonts w:cstheme="minorHAnsi"/>
        </w:rPr>
        <w:t>applying</w:t>
      </w:r>
      <w:r w:rsidR="00D7394A">
        <w:rPr>
          <w:rFonts w:cstheme="minorHAnsi"/>
        </w:rPr>
        <w:t xml:space="preserve"> the AVADECAF tool </w:t>
      </w:r>
      <w:r w:rsidR="001D2B51">
        <w:rPr>
          <w:rFonts w:cstheme="minorHAnsi"/>
        </w:rPr>
        <w:t xml:space="preserve">to </w:t>
      </w:r>
      <w:commentRangeStart w:id="8"/>
      <w:commentRangeStart w:id="9"/>
      <w:commentRangeStart w:id="10"/>
      <w:r w:rsidR="00E30BDE">
        <w:rPr>
          <w:rFonts w:cstheme="minorHAnsi"/>
        </w:rPr>
        <w:t xml:space="preserve">simulated </w:t>
      </w:r>
      <w:commentRangeEnd w:id="8"/>
      <w:r w:rsidR="00E30BDE">
        <w:rPr>
          <w:rStyle w:val="CommentReference"/>
          <w:rFonts w:ascii="Arial" w:hAnsi="Arial"/>
        </w:rPr>
        <w:commentReference w:id="8"/>
      </w:r>
      <w:commentRangeEnd w:id="9"/>
      <w:r w:rsidR="009F10C1">
        <w:rPr>
          <w:rStyle w:val="CommentReference"/>
          <w:rFonts w:ascii="Arial" w:hAnsi="Arial"/>
        </w:rPr>
        <w:commentReference w:id="9"/>
      </w:r>
      <w:commentRangeEnd w:id="10"/>
      <w:r w:rsidR="009F10C1">
        <w:rPr>
          <w:rStyle w:val="CommentReference"/>
          <w:rFonts w:ascii="Arial" w:hAnsi="Arial"/>
        </w:rPr>
        <w:commentReference w:id="10"/>
      </w:r>
      <w:r w:rsidR="006C3D38">
        <w:rPr>
          <w:rFonts w:cstheme="minorHAnsi"/>
        </w:rPr>
        <w:t>Blainville’s beaked whale</w:t>
      </w:r>
      <w:r w:rsidR="00E30BDE">
        <w:rPr>
          <w:rFonts w:cstheme="minorHAnsi"/>
        </w:rPr>
        <w:t xml:space="preserve"> </w:t>
      </w:r>
      <w:r w:rsidR="001D2B51">
        <w:rPr>
          <w:rFonts w:cstheme="minorHAnsi"/>
        </w:rPr>
        <w:t>clicks detected by</w:t>
      </w:r>
      <w:r w:rsidR="006C3D38">
        <w:rPr>
          <w:rFonts w:cstheme="minorHAnsi"/>
        </w:rPr>
        <w:t xml:space="preserve"> hydrophones on the </w:t>
      </w:r>
      <w:commentRangeStart w:id="11"/>
      <w:r w:rsidR="006C3D38">
        <w:rPr>
          <w:rFonts w:cstheme="minorHAnsi"/>
        </w:rPr>
        <w:t>AUTEC</w:t>
      </w:r>
      <w:r w:rsidR="009F10C1">
        <w:rPr>
          <w:rFonts w:cstheme="minorHAnsi"/>
        </w:rPr>
        <w:t xml:space="preserve"> (</w:t>
      </w:r>
      <w:r w:rsidR="009F10C1">
        <w:rPr>
          <w:rFonts w:cstheme="minorHAnsi"/>
          <w:noProof/>
        </w:rPr>
        <w:t>‘Atlantic Undersea Test and Evaluation Center’)</w:t>
      </w:r>
      <w:r w:rsidR="006C3D38">
        <w:rPr>
          <w:rFonts w:cstheme="minorHAnsi"/>
        </w:rPr>
        <w:t xml:space="preserve"> range</w:t>
      </w:r>
      <w:commentRangeEnd w:id="11"/>
      <w:r w:rsidR="008717AB">
        <w:rPr>
          <w:rStyle w:val="CommentReference"/>
          <w:rFonts w:ascii="Arial" w:hAnsi="Arial"/>
        </w:rPr>
        <w:commentReference w:id="11"/>
      </w:r>
      <w:r w:rsidR="00083533">
        <w:rPr>
          <w:rFonts w:cstheme="minorHAnsi"/>
        </w:rPr>
        <w:t xml:space="preserve">, </w:t>
      </w:r>
      <w:r w:rsidR="00893E18">
        <w:rPr>
          <w:rFonts w:cstheme="minorHAnsi"/>
        </w:rPr>
        <w:t xml:space="preserve">and </w:t>
      </w:r>
      <w:r w:rsidR="006C3D38">
        <w:rPr>
          <w:rFonts w:cstheme="minorHAnsi"/>
        </w:rPr>
        <w:t xml:space="preserve">outline </w:t>
      </w:r>
      <w:r w:rsidR="00CB5428">
        <w:rPr>
          <w:rFonts w:cstheme="minorHAnsi"/>
        </w:rPr>
        <w:t xml:space="preserve">the </w:t>
      </w:r>
      <w:r w:rsidR="00331E4C">
        <w:rPr>
          <w:rFonts w:cstheme="minorHAnsi"/>
        </w:rPr>
        <w:t xml:space="preserve">potential </w:t>
      </w:r>
      <w:r w:rsidR="006C3D38">
        <w:rPr>
          <w:rFonts w:cstheme="minorHAnsi"/>
        </w:rPr>
        <w:t xml:space="preserve">future </w:t>
      </w:r>
      <w:r w:rsidR="00893E18">
        <w:rPr>
          <w:rFonts w:cstheme="minorHAnsi"/>
        </w:rPr>
        <w:t xml:space="preserve">applications of this tool. </w:t>
      </w:r>
    </w:p>
    <w:p w14:paraId="3AE92109" w14:textId="20DCDB15" w:rsidR="00611F3C" w:rsidRDefault="00611F3C" w:rsidP="003540EC">
      <w:pPr>
        <w:pStyle w:val="Heading1"/>
        <w:jc w:val="both"/>
        <w:rPr>
          <w:rFonts w:asciiTheme="minorHAnsi" w:hAnsiTheme="minorHAnsi" w:cstheme="minorHAnsi"/>
        </w:rPr>
      </w:pPr>
      <w:bookmarkStart w:id="12" w:name="_Toc114650406"/>
      <w:r w:rsidRPr="00D50F31">
        <w:rPr>
          <w:rFonts w:asciiTheme="minorHAnsi" w:hAnsiTheme="minorHAnsi" w:cstheme="minorHAnsi"/>
        </w:rPr>
        <w:t xml:space="preserve">Introduction </w:t>
      </w:r>
      <w:bookmarkEnd w:id="12"/>
    </w:p>
    <w:p w14:paraId="1CA52612" w14:textId="4A0650C5" w:rsidR="00611F3C" w:rsidRPr="00260F38" w:rsidRDefault="00611F3C" w:rsidP="003540EC">
      <w:pPr>
        <w:jc w:val="both"/>
      </w:pPr>
      <w:r>
        <w:t xml:space="preserve">Monitoring marine </w:t>
      </w:r>
      <w:r w:rsidR="00A93232">
        <w:t xml:space="preserve">mammal populations </w:t>
      </w:r>
      <w:r>
        <w:t xml:space="preserve">is notoriously </w:t>
      </w:r>
      <w:r w:rsidR="00A93232">
        <w:t>challenging</w:t>
      </w:r>
      <w:r w:rsidR="00331E4C">
        <w:t xml:space="preserve">. </w:t>
      </w:r>
      <w:r w:rsidR="00A15F46">
        <w:t>A</w:t>
      </w:r>
      <w:r w:rsidR="00A93232">
        <w:t>nimals can occupy remote regions,</w:t>
      </w:r>
      <w:r w:rsidR="00A15F46">
        <w:t xml:space="preserve"> at low densities over large areas,</w:t>
      </w:r>
      <w:r w:rsidR="00A93232">
        <w:t xml:space="preserve"> </w:t>
      </w:r>
      <w:r>
        <w:t xml:space="preserve">spend much of their time subsurface, and even at the surface can be </w:t>
      </w:r>
      <w:r w:rsidR="00571F6E">
        <w:t xml:space="preserve">difficult </w:t>
      </w:r>
      <w:r>
        <w:t xml:space="preserve">to observe. They </w:t>
      </w:r>
      <w:r w:rsidR="00A93232">
        <w:t xml:space="preserve">are </w:t>
      </w:r>
      <w:r w:rsidR="0074295E">
        <w:t xml:space="preserve">often </w:t>
      </w:r>
      <w:r>
        <w:t xml:space="preserve">monitored using </w:t>
      </w:r>
      <w:r>
        <w:rPr>
          <w:rFonts w:cstheme="minorHAnsi"/>
        </w:rPr>
        <w:t xml:space="preserve">visual surveys; however, this is a costly process, and </w:t>
      </w:r>
      <w:r w:rsidR="00A93232">
        <w:rPr>
          <w:rFonts w:cstheme="minorHAnsi"/>
        </w:rPr>
        <w:t xml:space="preserve">such </w:t>
      </w:r>
      <w:r>
        <w:rPr>
          <w:rFonts w:cstheme="minorHAnsi"/>
        </w:rPr>
        <w:t>surveys are</w:t>
      </w:r>
      <w:r w:rsidR="009F10C1">
        <w:rPr>
          <w:rFonts w:cstheme="minorHAnsi"/>
        </w:rPr>
        <w:t xml:space="preserve"> </w:t>
      </w:r>
      <w:r>
        <w:rPr>
          <w:rFonts w:cstheme="minorHAnsi"/>
        </w:rPr>
        <w:t>weather dependent</w:t>
      </w:r>
      <w:r w:rsidR="00A93232">
        <w:rPr>
          <w:rFonts w:cstheme="minorHAnsi"/>
        </w:rPr>
        <w:t xml:space="preserve"> (i.e., requiring periods of good visibility and calm conditions)</w:t>
      </w:r>
      <w:r w:rsidR="00A15F46">
        <w:rPr>
          <w:rFonts w:cstheme="minorHAnsi"/>
        </w:rPr>
        <w:t xml:space="preserve"> and restricted to daylight conditions</w:t>
      </w:r>
      <w:r>
        <w:rPr>
          <w:rFonts w:cstheme="minorHAnsi"/>
        </w:rPr>
        <w:t xml:space="preserve">. </w:t>
      </w:r>
      <w:r w:rsidR="00A93232">
        <w:rPr>
          <w:rFonts w:cstheme="minorHAnsi"/>
        </w:rPr>
        <w:t xml:space="preserve">Due to these challenges, </w:t>
      </w:r>
      <w:r>
        <w:rPr>
          <w:rFonts w:cstheme="minorHAnsi"/>
        </w:rPr>
        <w:t>standard visual survey</w:t>
      </w:r>
      <w:r w:rsidR="001D2B51">
        <w:rPr>
          <w:rFonts w:cstheme="minorHAnsi"/>
        </w:rPr>
        <w:t>s</w:t>
      </w:r>
      <w:r>
        <w:rPr>
          <w:rFonts w:cstheme="minorHAnsi"/>
        </w:rPr>
        <w:t xml:space="preserve"> often </w:t>
      </w:r>
      <w:r w:rsidR="001D2B51">
        <w:rPr>
          <w:rFonts w:cstheme="minorHAnsi"/>
        </w:rPr>
        <w:t xml:space="preserve">result in </w:t>
      </w:r>
      <w:r>
        <w:rPr>
          <w:rFonts w:cstheme="minorHAnsi"/>
        </w:rPr>
        <w:t>considerable uncertainty in abundance estimates</w:t>
      </w:r>
      <w:r w:rsidR="00AA5B1F">
        <w:rPr>
          <w:rFonts w:cstheme="minorHAnsi"/>
        </w:rPr>
        <w:t>.</w:t>
      </w:r>
    </w:p>
    <w:p w14:paraId="06B250A4" w14:textId="3C2C4BCB" w:rsidR="00611F3C" w:rsidRPr="00AD0C63" w:rsidRDefault="003C36FA" w:rsidP="003540EC">
      <w:pPr>
        <w:jc w:val="both"/>
        <w:rPr>
          <w:rFonts w:cstheme="minorHAnsi"/>
        </w:rPr>
      </w:pPr>
      <w:r>
        <w:rPr>
          <w:rFonts w:cstheme="minorHAnsi"/>
        </w:rPr>
        <w:t>Many marine mammals produce sounds underwater as part of navigation, foraging and communication with conspecifics</w:t>
      </w:r>
      <w:r w:rsidR="00824DFD">
        <w:rPr>
          <w:rFonts w:cstheme="minorHAnsi"/>
        </w:rPr>
        <w:t>, making</w:t>
      </w:r>
      <w:r>
        <w:rPr>
          <w:rFonts w:cstheme="minorHAnsi"/>
        </w:rPr>
        <w:t xml:space="preserve"> Passive Acoustic Monitoring</w:t>
      </w:r>
      <w:r w:rsidR="00E20490">
        <w:rPr>
          <w:rFonts w:cstheme="minorHAnsi"/>
        </w:rPr>
        <w:t xml:space="preserve"> (PAM)</w:t>
      </w:r>
      <w:r>
        <w:rPr>
          <w:rFonts w:cstheme="minorHAnsi"/>
        </w:rPr>
        <w:t xml:space="preserve"> a </w:t>
      </w:r>
      <w:r w:rsidR="00824DFD">
        <w:rPr>
          <w:rFonts w:cstheme="minorHAnsi"/>
        </w:rPr>
        <w:t xml:space="preserve">viable </w:t>
      </w:r>
      <w:r>
        <w:rPr>
          <w:rFonts w:cstheme="minorHAnsi"/>
        </w:rPr>
        <w:t xml:space="preserve">method </w:t>
      </w:r>
      <w:r w:rsidR="00824DFD">
        <w:rPr>
          <w:rFonts w:cstheme="minorHAnsi"/>
        </w:rPr>
        <w:t>for monitoring them</w:t>
      </w:r>
      <w:r>
        <w:rPr>
          <w:rFonts w:cstheme="minorHAnsi"/>
        </w:rPr>
        <w:t xml:space="preserve">. </w:t>
      </w:r>
      <w:r w:rsidR="00F87FA5">
        <w:rPr>
          <w:rFonts w:cstheme="minorHAnsi"/>
        </w:rPr>
        <w:t>Monitoring</w:t>
      </w:r>
      <w:r>
        <w:rPr>
          <w:rFonts w:cstheme="minorHAnsi"/>
        </w:rPr>
        <w:t xml:space="preserve"> equipment can be deployed at or near the seabed</w:t>
      </w:r>
      <w:r w:rsidR="00CF6E4D">
        <w:rPr>
          <w:rFonts w:cstheme="minorHAnsi"/>
        </w:rPr>
        <w:t xml:space="preserve">, making data collection less susceptible to weather conditions, and can be deployed for up to six months prior to retrieval. </w:t>
      </w:r>
      <w:r w:rsidR="00F87FA5">
        <w:rPr>
          <w:rFonts w:cstheme="minorHAnsi"/>
        </w:rPr>
        <w:t>Therefore</w:t>
      </w:r>
      <w:r>
        <w:rPr>
          <w:rFonts w:cstheme="minorHAnsi"/>
        </w:rPr>
        <w:t xml:space="preserve">, this approach is widely used around the world </w:t>
      </w:r>
      <w:r w:rsidR="00F87FA5">
        <w:rPr>
          <w:rFonts w:cstheme="minorHAnsi"/>
        </w:rPr>
        <w:t>for</w:t>
      </w:r>
      <w:r>
        <w:rPr>
          <w:rFonts w:cstheme="minorHAnsi"/>
        </w:rPr>
        <w:t xml:space="preserve"> </w:t>
      </w:r>
      <w:r w:rsidR="00E54910">
        <w:rPr>
          <w:rFonts w:cstheme="minorHAnsi"/>
        </w:rPr>
        <w:t>long-term</w:t>
      </w:r>
      <w:r w:rsidR="00611F3C">
        <w:rPr>
          <w:rFonts w:cstheme="minorHAnsi"/>
        </w:rPr>
        <w:t xml:space="preserve"> monitoring </w:t>
      </w:r>
      <w:r w:rsidR="00F87FA5">
        <w:rPr>
          <w:rFonts w:cstheme="minorHAnsi"/>
        </w:rPr>
        <w:t xml:space="preserve">of </w:t>
      </w:r>
      <w:r w:rsidR="00611F3C">
        <w:rPr>
          <w:rFonts w:cstheme="minorHAnsi"/>
        </w:rPr>
        <w:t xml:space="preserve">marine mammals. </w:t>
      </w:r>
      <w:r w:rsidR="00F87FA5">
        <w:rPr>
          <w:rFonts w:cstheme="minorHAnsi"/>
        </w:rPr>
        <w:t xml:space="preserve">The analysis of </w:t>
      </w:r>
      <w:r w:rsidR="004A21CA">
        <w:rPr>
          <w:rFonts w:cstheme="minorHAnsi"/>
        </w:rPr>
        <w:t xml:space="preserve">PAM </w:t>
      </w:r>
      <w:r w:rsidR="00611F3C">
        <w:rPr>
          <w:rFonts w:cstheme="minorHAnsi"/>
        </w:rPr>
        <w:t xml:space="preserve">data has been </w:t>
      </w:r>
      <w:r w:rsidR="00F87FA5">
        <w:rPr>
          <w:rFonts w:cstheme="minorHAnsi"/>
        </w:rPr>
        <w:t>used for estimating</w:t>
      </w:r>
      <w:r w:rsidR="00611F3C">
        <w:rPr>
          <w:rFonts w:cstheme="minorHAnsi"/>
        </w:rPr>
        <w:t xml:space="preserve"> spatial distribution</w:t>
      </w:r>
      <w:r w:rsidR="00F87FA5">
        <w:rPr>
          <w:rFonts w:cstheme="minorHAnsi"/>
        </w:rPr>
        <w:t xml:space="preserve"> of cetacean species</w:t>
      </w:r>
      <w:r w:rsidR="00611F3C">
        <w:rPr>
          <w:rFonts w:cstheme="minorHAnsi"/>
        </w:rPr>
        <w:t xml:space="preserve">, species identification, research into behaviour and communication, and mitigation of anthropogenic activity </w:t>
      </w:r>
      <w:commentRangeStart w:id="13"/>
      <w:r w:rsidR="000124E7">
        <w:rPr>
          <w:rFonts w:cstheme="minorHAnsi"/>
        </w:rPr>
        <w:fldChar w:fldCharType="begin">
          <w:fldData xml:space="preserve">PEVuZE5vdGU+PENpdGU+PEF1dGhvcj5NYXJxdWVzPC9BdXRob3I+PFllYXI+MjAxMjwvWWVhcj48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</w:fldData>
        </w:fldChar>
      </w:r>
      <w:r w:rsidR="00B04AEC">
        <w:rPr>
          <w:rFonts w:cstheme="minorHAnsi"/>
        </w:rPr>
        <w:instrText xml:space="preserve"> ADDIN EN.CITE </w:instrText>
      </w:r>
      <w:r w:rsidR="00B04AEC">
        <w:rPr>
          <w:rFonts w:cstheme="minorHAnsi"/>
        </w:rPr>
        <w:fldChar w:fldCharType="begin">
          <w:fldData xml:space="preserve">PEVuZE5vdGU+PENpdGU+PEF1dGhvcj5NYXJxdWVzPC9BdXRob3I+PFllYXI+MjAxMjwvWWVhcj48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</w:fldData>
        </w:fldChar>
      </w:r>
      <w:r w:rsidR="00B04AEC">
        <w:rPr>
          <w:rFonts w:cstheme="minorHAnsi"/>
        </w:rPr>
        <w:instrText xml:space="preserve"> ADDIN EN.CITE.DATA </w:instrText>
      </w:r>
      <w:r w:rsidR="00B04AEC">
        <w:rPr>
          <w:rFonts w:cstheme="minorHAnsi"/>
        </w:rPr>
      </w:r>
      <w:r w:rsidR="00B04AEC">
        <w:rPr>
          <w:rFonts w:cstheme="minorHAnsi"/>
        </w:rPr>
        <w:fldChar w:fldCharType="end"/>
      </w:r>
      <w:r w:rsidR="000124E7">
        <w:rPr>
          <w:rFonts w:cstheme="minorHAnsi"/>
        </w:rPr>
      </w:r>
      <w:r w:rsidR="000124E7">
        <w:rPr>
          <w:rFonts w:cstheme="minorHAnsi"/>
        </w:rPr>
        <w:fldChar w:fldCharType="separate"/>
      </w:r>
      <w:r w:rsidR="00B04AEC">
        <w:rPr>
          <w:rFonts w:cstheme="minorHAnsi"/>
          <w:noProof/>
        </w:rPr>
        <w:t>(Marques et al., 2012; Wisniewska et al., 2016; Curtis et al., 2020; Sarnocińska et al., 2020)</w:t>
      </w:r>
      <w:r w:rsidR="000124E7">
        <w:rPr>
          <w:rFonts w:cstheme="minorHAnsi"/>
        </w:rPr>
        <w:fldChar w:fldCharType="end"/>
      </w:r>
      <w:commentRangeEnd w:id="13"/>
      <w:r w:rsidR="007D0664">
        <w:rPr>
          <w:rStyle w:val="CommentReference"/>
          <w:rFonts w:ascii="Arial" w:hAnsi="Arial"/>
        </w:rPr>
        <w:commentReference w:id="13"/>
      </w:r>
      <w:r w:rsidR="00611F3C">
        <w:rPr>
          <w:rFonts w:cstheme="minorHAnsi"/>
        </w:rPr>
        <w:t xml:space="preserve"> In addition, there are now a range of methods by which cetacean density may be estimated using fixed </w:t>
      </w:r>
      <w:r w:rsidR="00611F3C" w:rsidRPr="00AD0C63">
        <w:rPr>
          <w:rFonts w:cstheme="minorHAnsi"/>
        </w:rPr>
        <w:t>passive acoustic devices</w:t>
      </w:r>
      <w:r w:rsidR="007A3052">
        <w:rPr>
          <w:rFonts w:cstheme="minorHAnsi"/>
        </w:rPr>
        <w:t xml:space="preserve">; </w:t>
      </w:r>
      <w:r w:rsidR="007A3052">
        <w:rPr>
          <w:rFonts w:cstheme="minorHAnsi"/>
          <w:noProof/>
        </w:rPr>
        <w:t>including</w:t>
      </w:r>
      <w:r w:rsidR="00D32B7A">
        <w:rPr>
          <w:rFonts w:cstheme="minorHAnsi"/>
          <w:noProof/>
        </w:rPr>
        <w:t xml:space="preserve"> plot sampling,</w:t>
      </w:r>
      <w:r w:rsidR="00611F3C" w:rsidRPr="00AD0C63">
        <w:rPr>
          <w:rFonts w:cstheme="minorHAnsi"/>
          <w:noProof/>
        </w:rPr>
        <w:t xml:space="preserve"> distance sampling</w:t>
      </w:r>
      <w:r w:rsidR="00096754">
        <w:rPr>
          <w:rFonts w:cstheme="minorHAnsi"/>
          <w:noProof/>
        </w:rPr>
        <w:t xml:space="preserve"> </w:t>
      </w:r>
      <w:r w:rsidR="00A51DAE">
        <w:rPr>
          <w:rFonts w:cstheme="minorHAnsi"/>
          <w:noProof/>
        </w:rPr>
        <w:t>(DS)</w:t>
      </w:r>
      <w:r w:rsidR="00611F3C" w:rsidRPr="00AD0C63">
        <w:rPr>
          <w:rFonts w:cstheme="minorHAnsi"/>
          <w:noProof/>
        </w:rPr>
        <w:t>,</w:t>
      </w:r>
      <w:r w:rsidR="00C90B3F">
        <w:rPr>
          <w:rFonts w:cstheme="minorHAnsi"/>
          <w:noProof/>
        </w:rPr>
        <w:t xml:space="preserve"> and</w:t>
      </w:r>
      <w:r w:rsidR="00611F3C" w:rsidRPr="00AD0C63">
        <w:rPr>
          <w:rFonts w:cstheme="minorHAnsi"/>
          <w:noProof/>
        </w:rPr>
        <w:t xml:space="preserve"> </w:t>
      </w:r>
      <w:r w:rsidR="006506BF">
        <w:rPr>
          <w:rFonts w:cstheme="minorHAnsi"/>
        </w:rPr>
        <w:t>Spatial</w:t>
      </w:r>
      <w:r w:rsidR="00A51DAE" w:rsidRPr="007127AE">
        <w:rPr>
          <w:rFonts w:cstheme="minorHAnsi"/>
        </w:rPr>
        <w:t xml:space="preserve"> </w:t>
      </w:r>
      <w:r w:rsidR="006506BF">
        <w:rPr>
          <w:rFonts w:cstheme="minorHAnsi"/>
        </w:rPr>
        <w:t>C</w:t>
      </w:r>
      <w:r w:rsidR="00A51DAE" w:rsidRPr="007127AE">
        <w:rPr>
          <w:rFonts w:cstheme="minorHAnsi"/>
        </w:rPr>
        <w:t xml:space="preserve">apture </w:t>
      </w:r>
      <w:r w:rsidR="006506BF">
        <w:rPr>
          <w:rFonts w:cstheme="minorHAnsi"/>
        </w:rPr>
        <w:t>R</w:t>
      </w:r>
      <w:r w:rsidR="00A51DAE" w:rsidRPr="007127AE">
        <w:rPr>
          <w:rFonts w:cstheme="minorHAnsi"/>
        </w:rPr>
        <w:t xml:space="preserve">ecapture </w:t>
      </w:r>
      <w:r w:rsidR="00A51DAE">
        <w:rPr>
          <w:rFonts w:cstheme="minorHAnsi"/>
        </w:rPr>
        <w:t>(</w:t>
      </w:r>
      <w:r w:rsidR="00611F3C" w:rsidRPr="00AD0C63">
        <w:rPr>
          <w:rFonts w:cstheme="minorHAnsi"/>
          <w:noProof/>
        </w:rPr>
        <w:t>SCR</w:t>
      </w:r>
      <w:r w:rsidR="00A51DAE">
        <w:rPr>
          <w:rFonts w:cstheme="minorHAnsi"/>
          <w:noProof/>
        </w:rPr>
        <w:t>)</w:t>
      </w:r>
      <w:r w:rsidR="007A3052">
        <w:rPr>
          <w:rFonts w:cstheme="minorHAnsi"/>
          <w:noProof/>
        </w:rPr>
        <w:t xml:space="preserve"> </w:t>
      </w:r>
      <w:r w:rsidR="000124E7">
        <w:rPr>
          <w:rFonts w:cstheme="minorHAnsi"/>
          <w:noProof/>
        </w:rPr>
        <w:fldChar w:fldCharType="begin">
          <w:fldData xml:space="preserve">PEVuZE5vdGU+PENpdGU+PEF1dGhvcj5PZWRla292ZW48L0F1dGhvcj48WWVhcj4yMDIyPC9ZZWFy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</w:fldData>
        </w:fldChar>
      </w:r>
      <w:r w:rsidR="0068770C">
        <w:rPr>
          <w:rFonts w:cstheme="minorHAnsi"/>
          <w:noProof/>
        </w:rPr>
        <w:instrText xml:space="preserve"> ADDIN EN.CITE </w:instrText>
      </w:r>
      <w:r w:rsidR="0068770C">
        <w:rPr>
          <w:rFonts w:cstheme="minorHAnsi"/>
          <w:noProof/>
        </w:rPr>
        <w:fldChar w:fldCharType="begin">
          <w:fldData xml:space="preserve">PEVuZE5vdGU+PENpdGU+PEF1dGhvcj5PZWRla292ZW48L0F1dGhvcj48WWVhcj4yMDIyPC9ZZWFy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</w:fldData>
        </w:fldChar>
      </w:r>
      <w:r w:rsidR="0068770C">
        <w:rPr>
          <w:rFonts w:cstheme="minorHAnsi"/>
          <w:noProof/>
        </w:rPr>
        <w:instrText xml:space="preserve"> ADDIN EN.CITE.DATA </w:instrText>
      </w:r>
      <w:r w:rsidR="0068770C">
        <w:rPr>
          <w:rFonts w:cstheme="minorHAnsi"/>
          <w:noProof/>
        </w:rPr>
      </w:r>
      <w:r w:rsidR="0068770C">
        <w:rPr>
          <w:rFonts w:cstheme="minorHAnsi"/>
          <w:noProof/>
        </w:rPr>
        <w:fldChar w:fldCharType="end"/>
      </w:r>
      <w:r w:rsidR="000124E7">
        <w:rPr>
          <w:rFonts w:cstheme="minorHAnsi"/>
          <w:noProof/>
        </w:rPr>
      </w:r>
      <w:r w:rsidR="000124E7">
        <w:rPr>
          <w:rFonts w:cstheme="minorHAnsi"/>
          <w:noProof/>
        </w:rPr>
        <w:fldChar w:fldCharType="separate"/>
      </w:r>
      <w:r w:rsidR="0068770C">
        <w:rPr>
          <w:rFonts w:cstheme="minorHAnsi"/>
          <w:noProof/>
        </w:rPr>
        <w:t>(Marques et al., 2009; Moretti et al., 2010; Barlow et al., 2021; Oedekoven et al., 2022)</w:t>
      </w:r>
      <w:r w:rsidR="000124E7">
        <w:rPr>
          <w:rFonts w:cstheme="minorHAnsi"/>
          <w:noProof/>
        </w:rPr>
        <w:fldChar w:fldCharType="end"/>
      </w:r>
      <w:r w:rsidR="003379B8">
        <w:rPr>
          <w:rFonts w:cstheme="minorHAnsi"/>
          <w:noProof/>
        </w:rPr>
        <w:t xml:space="preserve">. </w:t>
      </w:r>
    </w:p>
    <w:p w14:paraId="253DE18B" w14:textId="6BCB6EF5" w:rsidR="00AA5B1F" w:rsidDel="00AA5B1F" w:rsidRDefault="00611F3C" w:rsidP="003540EC">
      <w:pPr>
        <w:jc w:val="both"/>
        <w:rPr>
          <w:del w:id="14" w:author="Cormac Booth" w:date="2022-11-13T13:25:00Z"/>
          <w:rFonts w:cstheme="minorHAnsi"/>
          <w:noProof/>
        </w:rPr>
      </w:pPr>
      <w:r>
        <w:rPr>
          <w:rFonts w:cstheme="minorHAnsi"/>
          <w:noProof/>
          <w:color w:val="000000" w:themeColor="text1"/>
        </w:rPr>
        <w:t xml:space="preserve">Statistical power </w:t>
      </w:r>
      <w:r w:rsidR="001B3AC6">
        <w:rPr>
          <w:rFonts w:cstheme="minorHAnsi"/>
          <w:noProof/>
          <w:color w:val="000000" w:themeColor="text1"/>
        </w:rPr>
        <w:t xml:space="preserve">is </w:t>
      </w:r>
      <w:r>
        <w:rPr>
          <w:rFonts w:cstheme="minorHAnsi"/>
          <w:noProof/>
          <w:color w:val="000000" w:themeColor="text1"/>
        </w:rPr>
        <w:t xml:space="preserve">the probability of correctly rejecting the null hypothesis, </w:t>
      </w:r>
      <w:r w:rsidR="008D1811">
        <w:rPr>
          <w:rFonts w:cstheme="minorHAnsi"/>
          <w:noProof/>
          <w:color w:val="000000" w:themeColor="text1"/>
        </w:rPr>
        <w:t>but could also be described as</w:t>
      </w:r>
      <w:r>
        <w:rPr>
          <w:rFonts w:cstheme="minorHAnsi"/>
          <w:noProof/>
          <w:color w:val="000000" w:themeColor="text1"/>
        </w:rPr>
        <w:t xml:space="preserve"> correctly detecting a trend when one is present </w:t>
      </w:r>
      <w:commentRangeStart w:id="15"/>
      <w:commentRangeStart w:id="16"/>
      <w:r w:rsidR="003379B8">
        <w:rPr>
          <w:rFonts w:cstheme="minorHAnsi"/>
          <w:noProof/>
          <w:color w:val="000000" w:themeColor="text1"/>
        </w:rPr>
        <w:fldChar w:fldCharType="begin"/>
      </w:r>
      <w:r w:rsidR="0068770C">
        <w:rPr>
          <w:rFonts w:cstheme="minorHAnsi"/>
          <w:noProof/>
          <w:color w:val="000000" w:themeColor="text1"/>
        </w:rPr>
        <w:instrText xml:space="preserve"> ADDIN EN.CITE &lt;EndNote&gt;&lt;Cite&gt;&lt;Author&gt;Thomas&lt;/Author&gt;&lt;Year&gt;1996&lt;/Year&gt;&lt;RecNum&gt;8511&lt;/RecNum&gt;&lt;DisplayText&gt;(Thomas and Juanes, 1996)&lt;/DisplayText&gt;&lt;record&gt;&lt;rec-number&gt;8511&lt;/rec-number&gt;&lt;foreign-keys&gt;&lt;key app="EN" db-id="5xxdr0p9tdsarte0w5gvf0xxvr9a0pa2255s" timestamp="1669577692" guid="5736777b-26c2-4aad-9617-725a4096496e"&gt;8511&lt;/key&gt;&lt;/foreign-keys&gt;&lt;ref-type name="Journal Article"&gt;17&lt;/ref-type&gt;&lt;contributors&gt;&lt;authors&gt;&lt;author&gt;Thomas, L&lt;/author&gt;&lt;author&gt;Juanes, FRANCIS&lt;/author&gt;&lt;/authors&gt;&lt;/contributors&gt;&lt;titles&gt;&lt;title&gt;The importance of statistical power analysis: an example from Animal Behaviour&lt;/title&gt;&lt;secondary-title&gt;Animal Behaviour&lt;/secondary-title&gt;&lt;/titles&gt;&lt;periodical&gt;&lt;full-title&gt;Animal Behaviour&lt;/full-title&gt;&lt;/periodical&gt;&lt;pages&gt;856-859&lt;/pages&gt;&lt;volume&gt;52&lt;/volume&gt;&lt;number&gt;4&lt;/number&gt;&lt;dates&gt;&lt;year&gt;1996&lt;/year&gt;&lt;/dates&gt;&lt;isbn&gt;0003-3472&lt;/isbn&gt;&lt;urls&gt;&lt;/urls&gt;&lt;/record&gt;&lt;/Cite&gt;&lt;/EndNote&gt;</w:instrText>
      </w:r>
      <w:r w:rsidR="003379B8">
        <w:rPr>
          <w:rFonts w:cstheme="minorHAnsi"/>
          <w:noProof/>
          <w:color w:val="000000" w:themeColor="text1"/>
        </w:rPr>
        <w:fldChar w:fldCharType="separate"/>
      </w:r>
      <w:r w:rsidR="003379B8">
        <w:rPr>
          <w:rFonts w:cstheme="minorHAnsi"/>
          <w:noProof/>
          <w:color w:val="000000" w:themeColor="text1"/>
        </w:rPr>
        <w:t>(Thomas and Juanes, 1996)</w:t>
      </w:r>
      <w:r w:rsidR="003379B8">
        <w:rPr>
          <w:rFonts w:cstheme="minorHAnsi"/>
          <w:noProof/>
          <w:color w:val="000000" w:themeColor="text1"/>
        </w:rPr>
        <w:fldChar w:fldCharType="end"/>
      </w:r>
      <w:commentRangeEnd w:id="15"/>
      <w:r w:rsidR="00331E4C">
        <w:rPr>
          <w:rStyle w:val="CommentReference"/>
          <w:rFonts w:ascii="Arial" w:hAnsi="Arial"/>
        </w:rPr>
        <w:commentReference w:id="15"/>
      </w:r>
      <w:commentRangeEnd w:id="16"/>
      <w:r w:rsidR="008D1811">
        <w:rPr>
          <w:rStyle w:val="CommentReference"/>
          <w:rFonts w:ascii="Arial" w:hAnsi="Arial"/>
        </w:rPr>
        <w:commentReference w:id="16"/>
      </w:r>
      <w:r w:rsidR="003379B8">
        <w:rPr>
          <w:rFonts w:cstheme="minorHAnsi"/>
          <w:noProof/>
          <w:color w:val="000000" w:themeColor="text1"/>
        </w:rPr>
        <w:t>.</w:t>
      </w:r>
      <w:r w:rsidR="00B97DAA">
        <w:rPr>
          <w:rFonts w:cstheme="minorHAnsi"/>
          <w:noProof/>
          <w:color w:val="000000" w:themeColor="text1"/>
        </w:rPr>
        <w:t xml:space="preserve"> While somewhat arbitrary, a value of 0.8 is considered to be an indication of a statistical test with </w:t>
      </w:r>
      <w:r w:rsidR="00E20490">
        <w:rPr>
          <w:rFonts w:cstheme="minorHAnsi"/>
          <w:noProof/>
          <w:color w:val="000000" w:themeColor="text1"/>
        </w:rPr>
        <w:t xml:space="preserve">reasonable </w:t>
      </w:r>
      <w:r w:rsidR="00B97DAA">
        <w:rPr>
          <w:rFonts w:cstheme="minorHAnsi"/>
          <w:noProof/>
          <w:color w:val="000000" w:themeColor="text1"/>
        </w:rPr>
        <w:t>power to detect a trend</w:t>
      </w:r>
      <w:r w:rsidR="00293B4A">
        <w:rPr>
          <w:rFonts w:cstheme="minorHAnsi"/>
          <w:noProof/>
          <w:color w:val="000000" w:themeColor="text1"/>
        </w:rPr>
        <w:t xml:space="preserve"> </w:t>
      </w:r>
      <w:r w:rsidR="00293B4A">
        <w:rPr>
          <w:rFonts w:cstheme="minorHAnsi"/>
          <w:noProof/>
          <w:color w:val="000000" w:themeColor="text1"/>
        </w:rPr>
        <w:fldChar w:fldCharType="begin"/>
      </w:r>
      <w:r w:rsidR="00293B4A">
        <w:rPr>
          <w:rFonts w:cstheme="minorHAnsi"/>
          <w:noProof/>
          <w:color w:val="000000" w:themeColor="text1"/>
        </w:rPr>
        <w:instrText xml:space="preserve"> ADDIN EN.CITE &lt;EndNote&gt;&lt;Cite&gt;&lt;Author&gt;Authier&lt;/Author&gt;&lt;Year&gt;2020&lt;/Year&gt;&lt;RecNum&gt;5862&lt;/RecNum&gt;&lt;DisplayText&gt;(Authier et al., 2020)&lt;/DisplayText&gt;&lt;record&gt;&lt;rec-number&gt;5862&lt;/rec-number&gt;&lt;foreign-keys&gt;&lt;key app="EN" db-id="5xxdr0p9tdsarte0w5gvf0xxvr9a0pa2255s" timestamp="1617140062" guid="b325ec42-646f-4e6e-80dc-f34f5b2724bd"&gt;5862&lt;/key&gt;&lt;/foreign-keys&gt;&lt;ref-type name="Journal Article"&gt;17&lt;/ref-type&gt;&lt;contributors&gt;&lt;authors&gt;&lt;author&gt;Authier, Matthieu&lt;/author&gt;&lt;author&gt;Galatius, Anders&lt;/author&gt;&lt;author&gt;Gilles, Anita&lt;/author&gt;&lt;author&gt;Spitz, Jérôme&lt;/author&gt;&lt;/authors&gt;&lt;/contributors&gt;&lt;titles&gt;&lt;title&gt;Of power and despair in cetacean conservation: estimation and detection of trend in abundance with noisy and short time-series&lt;/title&gt;&lt;secondary-title&gt;PeerJ&lt;/secondary-title&gt;&lt;/titles&gt;&lt;periodical&gt;&lt;full-title&gt;PeerJ&lt;/full-title&gt;&lt;/periodical&gt;&lt;pages&gt;e9436&lt;/pages&gt;&lt;volume&gt;8&lt;/volume&gt;&lt;dates&gt;&lt;year&gt;2020&lt;/year&gt;&lt;/dates&gt;&lt;isbn&gt;2167-8359&lt;/isbn&gt;&lt;urls&gt;&lt;/urls&gt;&lt;/record&gt;&lt;/Cite&gt;&lt;/EndNote&gt;</w:instrText>
      </w:r>
      <w:r w:rsidR="00293B4A">
        <w:rPr>
          <w:rFonts w:cstheme="minorHAnsi"/>
          <w:noProof/>
          <w:color w:val="000000" w:themeColor="text1"/>
        </w:rPr>
        <w:fldChar w:fldCharType="separate"/>
      </w:r>
      <w:r w:rsidR="00293B4A">
        <w:rPr>
          <w:rFonts w:cstheme="minorHAnsi"/>
          <w:noProof/>
          <w:color w:val="000000" w:themeColor="text1"/>
        </w:rPr>
        <w:t>(Authier et al., 2020)</w:t>
      </w:r>
      <w:r w:rsidR="00293B4A">
        <w:rPr>
          <w:rFonts w:cstheme="minorHAnsi"/>
          <w:noProof/>
          <w:color w:val="000000" w:themeColor="text1"/>
        </w:rPr>
        <w:fldChar w:fldCharType="end"/>
      </w:r>
      <w:r w:rsidR="00B97DAA">
        <w:rPr>
          <w:rFonts w:cstheme="minorHAnsi"/>
          <w:noProof/>
          <w:color w:val="000000" w:themeColor="text1"/>
        </w:rPr>
        <w:t>.</w:t>
      </w:r>
      <w:r>
        <w:rPr>
          <w:rFonts w:cstheme="minorHAnsi"/>
          <w:noProof/>
          <w:color w:val="000000" w:themeColor="text1"/>
        </w:rPr>
        <w:t xml:space="preserve"> In terms of population monitoring, </w:t>
      </w:r>
      <w:r w:rsidR="004B5753">
        <w:rPr>
          <w:rFonts w:cstheme="minorHAnsi"/>
          <w:noProof/>
          <w:color w:val="000000" w:themeColor="text1"/>
        </w:rPr>
        <w:t xml:space="preserve">statistical power </w:t>
      </w:r>
      <w:r>
        <w:rPr>
          <w:rFonts w:cstheme="minorHAnsi"/>
          <w:noProof/>
          <w:color w:val="000000" w:themeColor="text1"/>
        </w:rPr>
        <w:t>can be described as the probability of correctly detecting a</w:t>
      </w:r>
      <w:r w:rsidR="00E20490">
        <w:rPr>
          <w:rFonts w:cstheme="minorHAnsi"/>
          <w:noProof/>
          <w:color w:val="000000" w:themeColor="text1"/>
        </w:rPr>
        <w:t xml:space="preserve"> true</w:t>
      </w:r>
      <w:r>
        <w:rPr>
          <w:rFonts w:cstheme="minorHAnsi"/>
          <w:noProof/>
          <w:color w:val="000000" w:themeColor="text1"/>
        </w:rPr>
        <w:t xml:space="preserve"> change in </w:t>
      </w:r>
      <w:r w:rsidR="004B5753">
        <w:rPr>
          <w:rFonts w:cstheme="minorHAnsi"/>
          <w:noProof/>
          <w:color w:val="000000" w:themeColor="text1"/>
        </w:rPr>
        <w:t xml:space="preserve">animal </w:t>
      </w:r>
      <w:r>
        <w:rPr>
          <w:rFonts w:cstheme="minorHAnsi"/>
          <w:noProof/>
          <w:color w:val="000000" w:themeColor="text1"/>
        </w:rPr>
        <w:t xml:space="preserve">abundance or density. Statistical power is </w:t>
      </w:r>
      <w:r w:rsidR="002B78E1">
        <w:rPr>
          <w:rFonts w:cstheme="minorHAnsi"/>
          <w:noProof/>
          <w:color w:val="000000" w:themeColor="text1"/>
        </w:rPr>
        <w:t xml:space="preserve">affected by </w:t>
      </w:r>
      <w:r>
        <w:rPr>
          <w:rFonts w:cstheme="minorHAnsi"/>
          <w:noProof/>
          <w:color w:val="000000" w:themeColor="text1"/>
        </w:rPr>
        <w:t xml:space="preserve">a combination of sample size, </w:t>
      </w:r>
      <w:commentRangeStart w:id="17"/>
      <w:commentRangeStart w:id="18"/>
      <w:r>
        <w:rPr>
          <w:rFonts w:cstheme="minorHAnsi"/>
          <w:noProof/>
          <w:color w:val="000000" w:themeColor="text1"/>
        </w:rPr>
        <w:t xml:space="preserve">effect size </w:t>
      </w:r>
      <w:commentRangeEnd w:id="17"/>
      <w:r w:rsidR="00B576C7">
        <w:rPr>
          <w:rStyle w:val="CommentReference"/>
          <w:rFonts w:ascii="Arial" w:hAnsi="Arial"/>
        </w:rPr>
        <w:commentReference w:id="17"/>
      </w:r>
      <w:commentRangeEnd w:id="18"/>
      <w:r w:rsidR="00BB00A9">
        <w:rPr>
          <w:rStyle w:val="CommentReference"/>
          <w:rFonts w:ascii="Arial" w:hAnsi="Arial"/>
        </w:rPr>
        <w:commentReference w:id="18"/>
      </w:r>
      <w:r>
        <w:rPr>
          <w:rFonts w:cstheme="minorHAnsi"/>
          <w:noProof/>
          <w:color w:val="000000" w:themeColor="text1"/>
        </w:rPr>
        <w:t xml:space="preserve">and parameter variability, or sampling variance </w:t>
      </w:r>
      <w:commentRangeStart w:id="19"/>
      <w:commentRangeStart w:id="20"/>
      <w:r w:rsidR="00E723B8">
        <w:rPr>
          <w:rFonts w:cstheme="minorHAnsi"/>
          <w:noProof/>
          <w:color w:val="000000" w:themeColor="text1"/>
        </w:rPr>
        <w:fldChar w:fldCharType="begin"/>
      </w:r>
      <w:r w:rsidR="0068770C">
        <w:rPr>
          <w:rFonts w:cstheme="minorHAnsi"/>
          <w:noProof/>
          <w:color w:val="000000" w:themeColor="text1"/>
        </w:rPr>
        <w:instrText xml:space="preserve"> ADDIN EN.CITE &lt;EndNote&gt;&lt;Cite&gt;&lt;Author&gt;Thomas&lt;/Author&gt;&lt;Year&gt;1996&lt;/Year&gt;&lt;RecNum&gt;8511&lt;/RecNum&gt;&lt;DisplayText&gt;(Thomas and Juanes, 1996)&lt;/DisplayText&gt;&lt;record&gt;&lt;rec-number&gt;8511&lt;/rec-number&gt;&lt;foreign-keys&gt;&lt;key app="EN" db-id="5xxdr0p9tdsarte0w5gvf0xxvr9a0pa2255s" timestamp="1669577692" guid="5736777b-26c2-4aad-9617-725a4096496e"&gt;8511&lt;/key&gt;&lt;/foreign-keys&gt;&lt;ref-type name="Journal Article"&gt;17&lt;/ref-type&gt;&lt;contributors&gt;&lt;authors&gt;&lt;author&gt;Thomas, L&lt;/author&gt;&lt;author&gt;Juanes, FRANCIS&lt;/author&gt;&lt;/authors&gt;&lt;/contributors&gt;&lt;titles&gt;&lt;title&gt;The importance of statistical power analysis: an example from Animal Behaviour&lt;/title&gt;&lt;secondary-title&gt;Animal Behaviour&lt;/secondary-title&gt;&lt;/titles&gt;&lt;periodical&gt;&lt;full-title&gt;Animal Behaviour&lt;/full-title&gt;&lt;/periodical&gt;&lt;pages&gt;856-859&lt;/pages&gt;&lt;volume&gt;52&lt;/volume&gt;&lt;number&gt;4&lt;/number&gt;&lt;dates&gt;&lt;year&gt;1996&lt;/year&gt;&lt;/dates&gt;&lt;isbn&gt;0003-3472&lt;/isbn&gt;&lt;urls&gt;&lt;/urls&gt;&lt;/record&gt;&lt;/Cite&gt;&lt;/EndNote&gt;</w:instrText>
      </w:r>
      <w:r w:rsidR="00E723B8">
        <w:rPr>
          <w:rFonts w:cstheme="minorHAnsi"/>
          <w:noProof/>
          <w:color w:val="000000" w:themeColor="text1"/>
        </w:rPr>
        <w:fldChar w:fldCharType="separate"/>
      </w:r>
      <w:r w:rsidR="00E723B8">
        <w:rPr>
          <w:rFonts w:cstheme="minorHAnsi"/>
          <w:noProof/>
          <w:color w:val="000000" w:themeColor="text1"/>
        </w:rPr>
        <w:t>(Thomas and Juanes, 1996)</w:t>
      </w:r>
      <w:r w:rsidR="00E723B8">
        <w:rPr>
          <w:rFonts w:cstheme="minorHAnsi"/>
          <w:noProof/>
          <w:color w:val="000000" w:themeColor="text1"/>
        </w:rPr>
        <w:fldChar w:fldCharType="end"/>
      </w:r>
      <w:commentRangeEnd w:id="19"/>
      <w:r w:rsidR="00E723B8">
        <w:rPr>
          <w:rStyle w:val="CommentReference"/>
          <w:rFonts w:ascii="Arial" w:hAnsi="Arial"/>
        </w:rPr>
        <w:commentReference w:id="19"/>
      </w:r>
      <w:commentRangeEnd w:id="20"/>
      <w:r w:rsidR="00E723B8">
        <w:rPr>
          <w:rStyle w:val="CommentReference"/>
          <w:rFonts w:ascii="Arial" w:hAnsi="Arial"/>
        </w:rPr>
        <w:commentReference w:id="20"/>
      </w:r>
      <w:r w:rsidR="00E723B8">
        <w:rPr>
          <w:rFonts w:cstheme="minorHAnsi"/>
          <w:noProof/>
          <w:color w:val="000000" w:themeColor="text1"/>
        </w:rPr>
        <w:t xml:space="preserve">. </w:t>
      </w:r>
      <w:r>
        <w:rPr>
          <w:rFonts w:cstheme="minorHAnsi"/>
          <w:noProof/>
          <w:color w:val="000000" w:themeColor="text1"/>
        </w:rPr>
        <w:t xml:space="preserve">Effect size relates to biological significance, and </w:t>
      </w:r>
      <w:r w:rsidR="00FB2E4D">
        <w:rPr>
          <w:rFonts w:cstheme="minorHAnsi"/>
          <w:noProof/>
          <w:color w:val="000000" w:themeColor="text1"/>
        </w:rPr>
        <w:t xml:space="preserve">in the context of population monitoring is </w:t>
      </w:r>
      <w:r>
        <w:rPr>
          <w:rFonts w:cstheme="minorHAnsi"/>
          <w:noProof/>
          <w:color w:val="000000" w:themeColor="text1"/>
        </w:rPr>
        <w:t xml:space="preserve">the quantitative </w:t>
      </w:r>
      <w:commentRangeStart w:id="21"/>
      <w:r>
        <w:rPr>
          <w:rFonts w:cstheme="minorHAnsi"/>
          <w:noProof/>
          <w:color w:val="000000" w:themeColor="text1"/>
        </w:rPr>
        <w:t xml:space="preserve">population </w:t>
      </w:r>
      <w:r w:rsidR="00BB00A9">
        <w:rPr>
          <w:rFonts w:cstheme="minorHAnsi"/>
          <w:noProof/>
          <w:color w:val="000000" w:themeColor="text1"/>
        </w:rPr>
        <w:t>trend</w:t>
      </w:r>
      <w:r>
        <w:rPr>
          <w:rFonts w:cstheme="minorHAnsi"/>
          <w:noProof/>
          <w:color w:val="000000" w:themeColor="text1"/>
        </w:rPr>
        <w:t xml:space="preserve"> </w:t>
      </w:r>
      <w:commentRangeEnd w:id="21"/>
      <w:r w:rsidR="00FB2E4D">
        <w:rPr>
          <w:rStyle w:val="CommentReference"/>
          <w:rFonts w:ascii="Arial" w:hAnsi="Arial"/>
        </w:rPr>
        <w:commentReference w:id="21"/>
      </w:r>
      <w:r>
        <w:rPr>
          <w:rFonts w:cstheme="minorHAnsi"/>
          <w:noProof/>
          <w:color w:val="000000" w:themeColor="text1"/>
        </w:rPr>
        <w:t xml:space="preserve">over time. </w:t>
      </w:r>
      <w:r>
        <w:rPr>
          <w:rFonts w:cstheme="minorHAnsi"/>
          <w:noProof/>
        </w:rPr>
        <w:t xml:space="preserve">Considering </w:t>
      </w:r>
      <w:r w:rsidRPr="00A37323">
        <w:rPr>
          <w:rFonts w:cstheme="minorHAnsi"/>
          <w:noProof/>
        </w:rPr>
        <w:t xml:space="preserve">the potential effect and </w:t>
      </w:r>
      <w:r>
        <w:rPr>
          <w:rFonts w:cstheme="minorHAnsi"/>
          <w:noProof/>
        </w:rPr>
        <w:t>sample size</w:t>
      </w:r>
      <w:r w:rsidRPr="00A37323">
        <w:rPr>
          <w:rFonts w:cstheme="minorHAnsi"/>
          <w:noProof/>
        </w:rPr>
        <w:t xml:space="preserve"> prior to data collection can help define the </w:t>
      </w:r>
      <w:r w:rsidR="008B511A">
        <w:rPr>
          <w:rFonts w:cstheme="minorHAnsi"/>
          <w:noProof/>
        </w:rPr>
        <w:t>survey design and methods</w:t>
      </w:r>
      <w:r w:rsidR="008B511A" w:rsidRPr="00A37323">
        <w:rPr>
          <w:rFonts w:cstheme="minorHAnsi"/>
          <w:noProof/>
        </w:rPr>
        <w:t xml:space="preserve"> </w:t>
      </w:r>
      <w:r w:rsidRPr="00A37323">
        <w:rPr>
          <w:rFonts w:cstheme="minorHAnsi"/>
          <w:noProof/>
        </w:rPr>
        <w:t xml:space="preserve">required to accurately </w:t>
      </w:r>
      <w:r w:rsidR="008B511A">
        <w:rPr>
          <w:rFonts w:cstheme="minorHAnsi"/>
          <w:noProof/>
        </w:rPr>
        <w:t>assess trend</w:t>
      </w:r>
      <w:r w:rsidRPr="00A37323">
        <w:rPr>
          <w:rFonts w:cstheme="minorHAnsi"/>
          <w:noProof/>
        </w:rPr>
        <w:t>,</w:t>
      </w:r>
      <w:r>
        <w:rPr>
          <w:rFonts w:cstheme="minorHAnsi"/>
          <w:noProof/>
        </w:rPr>
        <w:t xml:space="preserve"> and</w:t>
      </w:r>
      <w:r w:rsidRPr="00A37323">
        <w:rPr>
          <w:rFonts w:cstheme="minorHAnsi"/>
          <w:noProof/>
        </w:rPr>
        <w:t xml:space="preserve"> </w:t>
      </w:r>
      <w:r w:rsidR="005B4AC0">
        <w:rPr>
          <w:rFonts w:cstheme="minorHAnsi"/>
          <w:noProof/>
        </w:rPr>
        <w:t xml:space="preserve">estimate </w:t>
      </w:r>
      <w:r>
        <w:rPr>
          <w:rFonts w:cstheme="minorHAnsi"/>
          <w:noProof/>
        </w:rPr>
        <w:t xml:space="preserve">the minimum </w:t>
      </w:r>
      <w:r w:rsidR="00AD011F">
        <w:rPr>
          <w:rFonts w:cstheme="minorHAnsi"/>
          <w:noProof/>
        </w:rPr>
        <w:t xml:space="preserve">detectable </w:t>
      </w:r>
      <w:r>
        <w:rPr>
          <w:rFonts w:cstheme="minorHAnsi"/>
          <w:noProof/>
        </w:rPr>
        <w:t xml:space="preserve">effect. </w:t>
      </w:r>
      <w:r w:rsidR="008B511A">
        <w:rPr>
          <w:rFonts w:cstheme="minorHAnsi"/>
          <w:noProof/>
        </w:rPr>
        <w:t>C</w:t>
      </w:r>
      <w:r w:rsidRPr="00472C27">
        <w:rPr>
          <w:rFonts w:cstheme="minorHAnsi"/>
          <w:noProof/>
        </w:rPr>
        <w:t xml:space="preserve">onducting a power analysis prior to commiting to a survey design can help ensure that the survey design is sufficiently robust to detect a </w:t>
      </w:r>
      <w:r w:rsidR="00B576C7">
        <w:rPr>
          <w:rFonts w:cstheme="minorHAnsi"/>
          <w:noProof/>
        </w:rPr>
        <w:t xml:space="preserve">specific change </w:t>
      </w:r>
      <w:r w:rsidRPr="00472C27">
        <w:rPr>
          <w:rFonts w:cstheme="minorHAnsi"/>
          <w:noProof/>
        </w:rPr>
        <w:t xml:space="preserve">in the population. </w:t>
      </w:r>
      <w:r w:rsidR="00AA5B1F">
        <w:rPr>
          <w:rFonts w:cstheme="minorHAnsi"/>
        </w:rPr>
        <w:t xml:space="preserve">Therefore, </w:t>
      </w:r>
      <w:r w:rsidR="00AA5B1F">
        <w:rPr>
          <w:rFonts w:cstheme="minorHAnsi"/>
          <w:noProof/>
          <w:color w:val="000000" w:themeColor="text1"/>
        </w:rPr>
        <w:t xml:space="preserve">to successfully monitor long term population trends </w:t>
      </w:r>
      <w:r w:rsidR="008B511A">
        <w:rPr>
          <w:rFonts w:cstheme="minorHAnsi"/>
          <w:noProof/>
          <w:color w:val="000000" w:themeColor="text1"/>
        </w:rPr>
        <w:t>(</w:t>
      </w:r>
      <w:r w:rsidR="00AA5B1F">
        <w:rPr>
          <w:rFonts w:cstheme="minorHAnsi"/>
          <w:noProof/>
          <w:color w:val="000000" w:themeColor="text1"/>
        </w:rPr>
        <w:t xml:space="preserve">i.e., to determine if populations are stable, increasing or decreasing), consideration needs to given to </w:t>
      </w:r>
      <w:r w:rsidR="007A1758">
        <w:rPr>
          <w:rFonts w:cstheme="minorHAnsi"/>
          <w:noProof/>
          <w:color w:val="000000" w:themeColor="text1"/>
        </w:rPr>
        <w:t xml:space="preserve">both </w:t>
      </w:r>
      <w:r w:rsidR="00AA5B1F">
        <w:rPr>
          <w:rFonts w:cstheme="minorHAnsi"/>
          <w:noProof/>
          <w:color w:val="000000" w:themeColor="text1"/>
        </w:rPr>
        <w:t xml:space="preserve">statistical power and </w:t>
      </w:r>
      <w:commentRangeStart w:id="22"/>
      <w:commentRangeStart w:id="23"/>
      <w:r w:rsidR="00AA5B1F">
        <w:rPr>
          <w:rFonts w:cstheme="minorHAnsi"/>
          <w:noProof/>
          <w:color w:val="000000" w:themeColor="text1"/>
        </w:rPr>
        <w:t>biological significance</w:t>
      </w:r>
      <w:commentRangeEnd w:id="22"/>
      <w:r w:rsidR="00B576C7">
        <w:rPr>
          <w:rStyle w:val="CommentReference"/>
          <w:rFonts w:ascii="Arial" w:hAnsi="Arial"/>
        </w:rPr>
        <w:commentReference w:id="22"/>
      </w:r>
      <w:commentRangeEnd w:id="23"/>
      <w:r w:rsidR="00E723B8">
        <w:rPr>
          <w:rStyle w:val="CommentReference"/>
          <w:rFonts w:ascii="Arial" w:hAnsi="Arial"/>
        </w:rPr>
        <w:commentReference w:id="23"/>
      </w:r>
      <w:r w:rsidR="009D33A9">
        <w:rPr>
          <w:rFonts w:cstheme="minorHAnsi"/>
          <w:noProof/>
          <w:color w:val="000000" w:themeColor="text1"/>
        </w:rPr>
        <w:t xml:space="preserve">, that is, the minimum effect size that is </w:t>
      </w:r>
      <w:r w:rsidR="008B511A">
        <w:rPr>
          <w:rFonts w:cstheme="minorHAnsi"/>
          <w:noProof/>
          <w:color w:val="000000" w:themeColor="text1"/>
        </w:rPr>
        <w:t xml:space="preserve">considered to be biologically </w:t>
      </w:r>
      <w:r w:rsidR="009D33A9">
        <w:rPr>
          <w:rFonts w:cstheme="minorHAnsi"/>
          <w:noProof/>
          <w:color w:val="000000" w:themeColor="text1"/>
        </w:rPr>
        <w:t>important</w:t>
      </w:r>
      <w:r w:rsidR="00AA5B1F">
        <w:rPr>
          <w:rFonts w:cstheme="minorHAnsi"/>
          <w:noProof/>
          <w:color w:val="000000" w:themeColor="text1"/>
        </w:rPr>
        <w:t>. This is crucial for</w:t>
      </w:r>
      <w:r w:rsidR="000D3D38">
        <w:rPr>
          <w:rFonts w:cstheme="minorHAnsi"/>
          <w:noProof/>
          <w:color w:val="000000" w:themeColor="text1"/>
        </w:rPr>
        <w:t xml:space="preserve"> the</w:t>
      </w:r>
      <w:r w:rsidR="00AA5B1F">
        <w:rPr>
          <w:rFonts w:cstheme="minorHAnsi"/>
          <w:noProof/>
          <w:color w:val="000000" w:themeColor="text1"/>
        </w:rPr>
        <w:t xml:space="preserve"> effective management and conservation of marine species.</w:t>
      </w:r>
    </w:p>
    <w:p w14:paraId="18345A40" w14:textId="3A7C5656" w:rsidR="00611F3C" w:rsidRDefault="00611F3C" w:rsidP="003540EC">
      <w:pPr>
        <w:jc w:val="both"/>
        <w:rPr>
          <w:rFonts w:cstheme="minorHAnsi"/>
          <w:noProof/>
        </w:rPr>
      </w:pPr>
      <w:r>
        <w:rPr>
          <w:rFonts w:cstheme="minorHAnsi"/>
          <w:noProof/>
        </w:rPr>
        <w:t xml:space="preserve">Given the challenges of long term monitoring of cetacean populations, it is unsurprising that </w:t>
      </w:r>
      <w:r w:rsidR="008B511A">
        <w:rPr>
          <w:rFonts w:cstheme="minorHAnsi"/>
          <w:noProof/>
        </w:rPr>
        <w:t>between 1995 and 2018</w:t>
      </w:r>
      <w:r w:rsidR="00AC1C83">
        <w:rPr>
          <w:rFonts w:cstheme="minorHAnsi"/>
          <w:noProof/>
        </w:rPr>
        <w:t>,</w:t>
      </w:r>
      <w:r w:rsidR="008B511A">
        <w:rPr>
          <w:rFonts w:cstheme="minorHAnsi"/>
          <w:noProof/>
        </w:rPr>
        <w:t xml:space="preserve"> </w:t>
      </w:r>
      <w:r>
        <w:rPr>
          <w:rFonts w:cstheme="minorHAnsi"/>
          <w:noProof/>
        </w:rPr>
        <w:t xml:space="preserve">only 20% of the marine </w:t>
      </w:r>
      <w:commentRangeStart w:id="24"/>
      <w:r>
        <w:rPr>
          <w:rFonts w:cstheme="minorHAnsi"/>
          <w:noProof/>
        </w:rPr>
        <w:t>mammal stock</w:t>
      </w:r>
      <w:r w:rsidR="0006322E">
        <w:rPr>
          <w:rFonts w:cstheme="minorHAnsi"/>
          <w:noProof/>
        </w:rPr>
        <w:t xml:space="preserve"> assessments</w:t>
      </w:r>
      <w:r>
        <w:rPr>
          <w:rFonts w:cstheme="minorHAnsi"/>
          <w:noProof/>
        </w:rPr>
        <w:t xml:space="preserve"> </w:t>
      </w:r>
      <w:commentRangeEnd w:id="24"/>
      <w:r w:rsidR="001B3AC6">
        <w:rPr>
          <w:rStyle w:val="CommentReference"/>
          <w:rFonts w:ascii="Arial" w:hAnsi="Arial"/>
        </w:rPr>
        <w:commentReference w:id="24"/>
      </w:r>
      <w:r>
        <w:rPr>
          <w:rFonts w:cstheme="minorHAnsi"/>
          <w:noProof/>
        </w:rPr>
        <w:t>published f</w:t>
      </w:r>
      <w:r w:rsidR="0074295E">
        <w:rPr>
          <w:rFonts w:cstheme="minorHAnsi"/>
          <w:noProof/>
        </w:rPr>
        <w:t>r</w:t>
      </w:r>
      <w:r>
        <w:rPr>
          <w:rFonts w:cstheme="minorHAnsi"/>
          <w:noProof/>
        </w:rPr>
        <w:t xml:space="preserve">om </w:t>
      </w:r>
      <w:commentRangeStart w:id="25"/>
      <w:r>
        <w:rPr>
          <w:rFonts w:cstheme="minorHAnsi"/>
          <w:noProof/>
        </w:rPr>
        <w:t>NOAA</w:t>
      </w:r>
      <w:r w:rsidR="00DF2458">
        <w:rPr>
          <w:rFonts w:cstheme="minorHAnsi"/>
          <w:noProof/>
        </w:rPr>
        <w:t xml:space="preserve"> (</w:t>
      </w:r>
      <w:r>
        <w:rPr>
          <w:rFonts w:cstheme="minorHAnsi"/>
          <w:noProof/>
        </w:rPr>
        <w:t xml:space="preserve"> </w:t>
      </w:r>
      <w:commentRangeEnd w:id="25"/>
      <w:r w:rsidR="008B511A">
        <w:rPr>
          <w:rStyle w:val="CommentReference"/>
          <w:rFonts w:ascii="Arial" w:hAnsi="Arial"/>
        </w:rPr>
        <w:commentReference w:id="25"/>
      </w:r>
      <w:r w:rsidR="00DF2458" w:rsidRPr="00DF2458">
        <w:rPr>
          <w:rFonts w:cstheme="minorHAnsi"/>
          <w:noProof/>
        </w:rPr>
        <w:t xml:space="preserve">National Oceanic and </w:t>
      </w:r>
      <w:r w:rsidR="00DF2458" w:rsidRPr="00DF2458">
        <w:rPr>
          <w:rFonts w:cstheme="minorHAnsi"/>
          <w:noProof/>
        </w:rPr>
        <w:lastRenderedPageBreak/>
        <w:t>Atmospheric Administration</w:t>
      </w:r>
      <w:r w:rsidR="00DF2458">
        <w:rPr>
          <w:rFonts w:cstheme="minorHAnsi"/>
          <w:noProof/>
        </w:rPr>
        <w:t>)</w:t>
      </w:r>
      <w:r w:rsidR="00DF2458" w:rsidRPr="00DF2458">
        <w:rPr>
          <w:rFonts w:cstheme="minorHAnsi"/>
          <w:noProof/>
        </w:rPr>
        <w:t xml:space="preserve"> </w:t>
      </w:r>
      <w:r>
        <w:rPr>
          <w:rFonts w:cstheme="minorHAnsi"/>
          <w:noProof/>
        </w:rPr>
        <w:t>fisheries</w:t>
      </w:r>
      <w:r w:rsidR="0006322E">
        <w:rPr>
          <w:rFonts w:cstheme="minorHAnsi"/>
          <w:noProof/>
        </w:rPr>
        <w:t xml:space="preserve"> w</w:t>
      </w:r>
      <w:r>
        <w:rPr>
          <w:rFonts w:cstheme="minorHAnsi"/>
          <w:noProof/>
        </w:rPr>
        <w:t xml:space="preserve">ere associated with </w:t>
      </w:r>
      <w:commentRangeStart w:id="26"/>
      <w:commentRangeStart w:id="27"/>
      <w:r>
        <w:rPr>
          <w:rFonts w:cstheme="minorHAnsi"/>
          <w:noProof/>
        </w:rPr>
        <w:t xml:space="preserve">population trend </w:t>
      </w:r>
      <w:commentRangeEnd w:id="26"/>
      <w:commentRangeEnd w:id="27"/>
      <w:r w:rsidR="00B576C7">
        <w:rPr>
          <w:rFonts w:cstheme="minorHAnsi"/>
          <w:noProof/>
        </w:rPr>
        <w:t>analyses</w:t>
      </w:r>
      <w:r w:rsidR="00AC1C83">
        <w:rPr>
          <w:rFonts w:cstheme="minorHAnsi"/>
          <w:noProof/>
        </w:rPr>
        <w:t>, and even well-studied stocks required annual estimates over at least 10 years to obtain sufficient power to detect current trends</w:t>
      </w:r>
      <w:r w:rsidR="00B576C7">
        <w:rPr>
          <w:rFonts w:cstheme="minorHAnsi"/>
          <w:noProof/>
        </w:rPr>
        <w:t xml:space="preserve"> </w:t>
      </w:r>
      <w:r w:rsidR="001B3AC6">
        <w:rPr>
          <w:rStyle w:val="CommentReference"/>
          <w:rFonts w:ascii="Arial" w:hAnsi="Arial"/>
        </w:rPr>
        <w:commentReference w:id="26"/>
      </w:r>
      <w:r w:rsidR="00A70684">
        <w:rPr>
          <w:rStyle w:val="CommentReference"/>
          <w:rFonts w:ascii="Arial" w:hAnsi="Arial"/>
        </w:rPr>
        <w:commentReference w:id="27"/>
      </w:r>
      <w:r w:rsidR="0068770C">
        <w:rPr>
          <w:rFonts w:cstheme="minorHAnsi"/>
          <w:noProof/>
        </w:rPr>
        <w:fldChar w:fldCharType="begin"/>
      </w:r>
      <w:r w:rsidR="00A70684">
        <w:rPr>
          <w:rFonts w:cstheme="minorHAnsi"/>
          <w:noProof/>
        </w:rPr>
        <w:instrText xml:space="preserve"> ADDIN EN.CITE &lt;EndNote&gt;&lt;Cite&gt;&lt;Author&gt;White&lt;/Author&gt;&lt;Year&gt;2022&lt;/Year&gt;&lt;RecNum&gt;8585&lt;/RecNum&gt;&lt;DisplayText&gt;(White et al., 2022)&lt;/DisplayText&gt;&lt;record&gt;&lt;rec-number&gt;8585&lt;/rec-number&gt;&lt;foreign-keys&gt;&lt;key app="EN" db-id="5xxdr0p9tdsarte0w5gvf0xxvr9a0pa2255s" timestamp="1670409728" guid="72a6b698-c6ca-4d1b-b07d-9452e8d5a8bb"&gt;8585&lt;/key&gt;&lt;/foreign-keys&gt;&lt;ref-type name="Journal Article"&gt;17&lt;/ref-type&gt;&lt;contributors&gt;&lt;authors&gt;&lt;author&gt;White, Easton R&lt;/author&gt;&lt;author&gt;Schakner, Zachary&lt;/author&gt;&lt;author&gt;Bellamy, Amber&lt;/author&gt;&lt;author&gt;Srinivasan, Mridula&lt;/author&gt;&lt;/authors&gt;&lt;/contributors&gt;&lt;titles&gt;&lt;title&gt;Detecting population trends for US marine mammals&lt;/title&gt;&lt;secondary-title&gt;Conservation Science and Practice&lt;/secondary-title&gt;&lt;/titles&gt;&lt;periodical&gt;&lt;full-title&gt;Conservation Science and Practice&lt;/full-title&gt;&lt;/periodical&gt;&lt;pages&gt;e611&lt;/pages&gt;&lt;volume&gt;4&lt;/volume&gt;&lt;number&gt;3&lt;/number&gt;&lt;dates&gt;&lt;year&gt;2022&lt;/year&gt;&lt;/dates&gt;&lt;isbn&gt;2578-4854&lt;/isbn&gt;&lt;urls&gt;&lt;/urls&gt;&lt;/record&gt;&lt;/Cite&gt;&lt;/EndNote&gt;</w:instrText>
      </w:r>
      <w:r w:rsidR="0068770C">
        <w:rPr>
          <w:rFonts w:cstheme="minorHAnsi"/>
          <w:noProof/>
        </w:rPr>
        <w:fldChar w:fldCharType="separate"/>
      </w:r>
      <w:r w:rsidR="0068770C">
        <w:rPr>
          <w:rFonts w:cstheme="minorHAnsi"/>
          <w:noProof/>
        </w:rPr>
        <w:t>(White et al., 2022)</w:t>
      </w:r>
      <w:r w:rsidR="0068770C">
        <w:rPr>
          <w:rFonts w:cstheme="minorHAnsi"/>
          <w:noProof/>
        </w:rPr>
        <w:fldChar w:fldCharType="end"/>
      </w:r>
      <w:r w:rsidR="0068770C">
        <w:rPr>
          <w:rFonts w:cstheme="minorHAnsi"/>
          <w:noProof/>
        </w:rPr>
        <w:t xml:space="preserve"> </w:t>
      </w:r>
      <w:r>
        <w:rPr>
          <w:rFonts w:cstheme="minorHAnsi"/>
          <w:noProof/>
        </w:rPr>
        <w:t>.</w:t>
      </w:r>
      <w:r w:rsidR="000D3D38">
        <w:rPr>
          <w:rFonts w:cstheme="minorHAnsi"/>
          <w:noProof/>
        </w:rPr>
        <w:t xml:space="preserve"> Similarly, </w:t>
      </w:r>
      <w:bookmarkStart w:id="28" w:name="_Hlk120470369"/>
      <w:r w:rsidR="003379B8">
        <w:rPr>
          <w:rFonts w:cstheme="minorHAnsi"/>
          <w:noProof/>
        </w:rPr>
        <w:fldChar w:fldCharType="begin"/>
      </w:r>
      <w:r w:rsidR="003379B8">
        <w:rPr>
          <w:rFonts w:cstheme="minorHAnsi"/>
          <w:noProof/>
        </w:rPr>
        <w:instrText xml:space="preserve"> ADDIN EN.CITE &lt;EndNote&gt;&lt;Cite AuthorYear="1"&gt;&lt;Author&gt;Taylor&lt;/Author&gt;&lt;Year&gt;2007&lt;/Year&gt;&lt;RecNum&gt;3711&lt;/RecNum&gt;&lt;DisplayText&gt;Taylor et al. (2007)&lt;/DisplayText&gt;&lt;record&gt;&lt;rec-number&gt;3711&lt;/rec-number&gt;&lt;foreign-keys&gt;&lt;key app="EN" db-id="5xxdr0p9tdsarte0w5gvf0xxvr9a0pa2255s" timestamp="1617127317" guid="32e9f51f-21ab-43f6-b5b6-e91883219802"&gt;3711&lt;/key&gt;&lt;/foreign-keys&gt;&lt;ref-type name="Journal Article"&gt;17&lt;/ref-type&gt;&lt;contributors&gt;&lt;authors&gt;&lt;author&gt;Taylor, Barbara L&lt;/author&gt;&lt;author&gt;Martinez, Melissa&lt;/author&gt;&lt;author&gt;Gerrodette, Tim&lt;/author&gt;&lt;author&gt;Barlow, Jay&lt;/author&gt;&lt;author&gt;Hrovat, Yvana N&lt;/author&gt;&lt;/authors&gt;&lt;/contributors&gt;&lt;titles&gt;&lt;title&gt;Lessons from monitoring trends in abundance of marine mammals&lt;/title&gt;&lt;secondary-title&gt;Marine Mammal Science&lt;/secondary-title&gt;&lt;/titles&gt;&lt;periodical&gt;&lt;full-title&gt;Marine Mammal Science&lt;/full-title&gt;&lt;/periodical&gt;&lt;pages&gt;157-175&lt;/pages&gt;&lt;volume&gt;23&lt;/volume&gt;&lt;number&gt;1&lt;/number&gt;&lt;dates&gt;&lt;year&gt;2007&lt;/year&gt;&lt;/dates&gt;&lt;isbn&gt;1748-7692&lt;/isbn&gt;&lt;urls&gt;&lt;/urls&gt;&lt;/record&gt;&lt;/Cite&gt;&lt;/EndNote&gt;</w:instrText>
      </w:r>
      <w:r w:rsidR="003379B8">
        <w:rPr>
          <w:rFonts w:cstheme="minorHAnsi"/>
          <w:noProof/>
        </w:rPr>
        <w:fldChar w:fldCharType="separate"/>
      </w:r>
      <w:r w:rsidR="003379B8">
        <w:rPr>
          <w:rFonts w:cstheme="minorHAnsi"/>
          <w:noProof/>
        </w:rPr>
        <w:t>Taylor et al. (2007)</w:t>
      </w:r>
      <w:r w:rsidR="003379B8">
        <w:rPr>
          <w:rFonts w:cstheme="minorHAnsi"/>
          <w:noProof/>
        </w:rPr>
        <w:fldChar w:fldCharType="end"/>
      </w:r>
      <w:bookmarkEnd w:id="28"/>
      <w:r w:rsidR="00AA5B1F">
        <w:rPr>
          <w:rFonts w:cstheme="minorHAnsi"/>
          <w:noProof/>
        </w:rPr>
        <w:t xml:space="preserve"> assessed power to detect trends in </w:t>
      </w:r>
      <w:r w:rsidR="0074295E">
        <w:rPr>
          <w:rFonts w:cstheme="minorHAnsi"/>
          <w:noProof/>
        </w:rPr>
        <w:t>a</w:t>
      </w:r>
      <w:r>
        <w:rPr>
          <w:rFonts w:cstheme="minorHAnsi"/>
          <w:noProof/>
        </w:rPr>
        <w:t xml:space="preserve"> range of </w:t>
      </w:r>
      <w:r w:rsidR="00AA5B1F">
        <w:rPr>
          <w:rFonts w:cstheme="minorHAnsi"/>
          <w:noProof/>
        </w:rPr>
        <w:t xml:space="preserve">marine mammal </w:t>
      </w:r>
      <w:r>
        <w:rPr>
          <w:rFonts w:cstheme="minorHAnsi"/>
          <w:noProof/>
        </w:rPr>
        <w:t xml:space="preserve">species, </w:t>
      </w:r>
      <w:r w:rsidR="00AA5B1F">
        <w:rPr>
          <w:rFonts w:cstheme="minorHAnsi"/>
          <w:noProof/>
        </w:rPr>
        <w:t>and reached</w:t>
      </w:r>
      <w:r w:rsidR="000D3D38">
        <w:rPr>
          <w:rFonts w:cstheme="minorHAnsi"/>
          <w:noProof/>
        </w:rPr>
        <w:t xml:space="preserve"> comparable</w:t>
      </w:r>
      <w:r>
        <w:rPr>
          <w:rFonts w:cstheme="minorHAnsi"/>
          <w:noProof/>
        </w:rPr>
        <w:t xml:space="preserve"> conclusions</w:t>
      </w:r>
      <w:r w:rsidR="00AA5B1F">
        <w:rPr>
          <w:rFonts w:cstheme="minorHAnsi"/>
          <w:noProof/>
        </w:rPr>
        <w:t>. F</w:t>
      </w:r>
      <w:r>
        <w:rPr>
          <w:rFonts w:cstheme="minorHAnsi"/>
          <w:noProof/>
        </w:rPr>
        <w:t>or example</w:t>
      </w:r>
      <w:ins w:id="29" w:author="Danielle Harris" w:date="2022-12-05T09:10:00Z">
        <w:r w:rsidR="005B339A">
          <w:rPr>
            <w:rFonts w:cstheme="minorHAnsi"/>
            <w:noProof/>
          </w:rPr>
          <w:t>,</w:t>
        </w:r>
      </w:ins>
      <w:r>
        <w:rPr>
          <w:rFonts w:cstheme="minorHAnsi"/>
          <w:noProof/>
        </w:rPr>
        <w:t xml:space="preserve"> </w:t>
      </w:r>
      <w:r w:rsidR="003D4DE4">
        <w:rPr>
          <w:rFonts w:cstheme="minorHAnsi"/>
          <w:noProof/>
        </w:rPr>
        <w:t>they predicted that from</w:t>
      </w:r>
      <w:r>
        <w:rPr>
          <w:rFonts w:cstheme="minorHAnsi"/>
          <w:noProof/>
        </w:rPr>
        <w:t xml:space="preserve"> the reviewed stocks, 72% of precipitous declines in large whales would not be detected given current monitoring </w:t>
      </w:r>
      <w:commentRangeStart w:id="30"/>
      <w:commentRangeStart w:id="31"/>
      <w:r>
        <w:rPr>
          <w:rFonts w:cstheme="minorHAnsi"/>
          <w:noProof/>
        </w:rPr>
        <w:t>efforts</w:t>
      </w:r>
      <w:commentRangeEnd w:id="30"/>
      <w:r w:rsidR="00E64271">
        <w:rPr>
          <w:rStyle w:val="CommentReference"/>
          <w:rFonts w:ascii="Arial" w:hAnsi="Arial"/>
        </w:rPr>
        <w:commentReference w:id="30"/>
      </w:r>
      <w:commentRangeEnd w:id="31"/>
      <w:r w:rsidR="00A70684">
        <w:rPr>
          <w:rStyle w:val="CommentReference"/>
          <w:rFonts w:ascii="Arial" w:hAnsi="Arial"/>
        </w:rPr>
        <w:commentReference w:id="31"/>
      </w:r>
      <w:r w:rsidR="003379B8">
        <w:rPr>
          <w:rFonts w:cstheme="minorHAnsi"/>
          <w:noProof/>
        </w:rPr>
        <w:t xml:space="preserve">. </w:t>
      </w:r>
      <w:r w:rsidR="003D4DE4">
        <w:rPr>
          <w:rFonts w:cstheme="minorHAnsi"/>
          <w:noProof/>
        </w:rPr>
        <w:t xml:space="preserve">Likewise, </w:t>
      </w:r>
      <w:r>
        <w:rPr>
          <w:rFonts w:cstheme="minorHAnsi"/>
          <w:noProof/>
        </w:rPr>
        <w:t xml:space="preserve">Moretti (2019) determined that it would take 25-30 years of photo-ID data collection to detect an annual decline of 5% for Blainville’s beaked whales </w:t>
      </w:r>
      <w:r w:rsidR="00491466">
        <w:rPr>
          <w:rFonts w:cstheme="minorHAnsi"/>
          <w:noProof/>
        </w:rPr>
        <w:t>(</w:t>
      </w:r>
      <w:r w:rsidR="00491466">
        <w:rPr>
          <w:rFonts w:cstheme="minorHAnsi"/>
          <w:i/>
          <w:iCs/>
          <w:noProof/>
        </w:rPr>
        <w:t>Mesoplodon densirostris</w:t>
      </w:r>
      <w:r w:rsidR="00491466">
        <w:rPr>
          <w:rFonts w:cstheme="minorHAnsi"/>
          <w:noProof/>
        </w:rPr>
        <w:t xml:space="preserve">) </w:t>
      </w:r>
      <w:r>
        <w:rPr>
          <w:rFonts w:cstheme="minorHAnsi"/>
          <w:noProof/>
        </w:rPr>
        <w:t xml:space="preserve">on the U.S </w:t>
      </w:r>
      <w:r w:rsidR="000B04B1">
        <w:rPr>
          <w:rFonts w:cstheme="minorHAnsi"/>
          <w:noProof/>
        </w:rPr>
        <w:t xml:space="preserve">Navy </w:t>
      </w:r>
      <w:r>
        <w:rPr>
          <w:rFonts w:cstheme="minorHAnsi"/>
          <w:noProof/>
        </w:rPr>
        <w:t>range</w:t>
      </w:r>
      <w:r w:rsidR="00FB1BBB">
        <w:rPr>
          <w:rFonts w:cstheme="minorHAnsi"/>
          <w:noProof/>
        </w:rPr>
        <w:t xml:space="preserve"> ‘Atlantic Undersea Test and Evaluation Center</w:t>
      </w:r>
      <w:r w:rsidR="001B158E">
        <w:rPr>
          <w:rFonts w:cstheme="minorHAnsi"/>
          <w:noProof/>
        </w:rPr>
        <w:t>’</w:t>
      </w:r>
      <w:r>
        <w:rPr>
          <w:rFonts w:cstheme="minorHAnsi"/>
          <w:noProof/>
        </w:rPr>
        <w:t xml:space="preserve"> </w:t>
      </w:r>
      <w:r w:rsidR="00FB1BBB">
        <w:rPr>
          <w:rFonts w:cstheme="minorHAnsi"/>
          <w:noProof/>
        </w:rPr>
        <w:t>(</w:t>
      </w:r>
      <w:r>
        <w:rPr>
          <w:rFonts w:cstheme="minorHAnsi"/>
          <w:noProof/>
        </w:rPr>
        <w:t>AUTEC</w:t>
      </w:r>
      <w:r w:rsidR="00FB1BBB">
        <w:rPr>
          <w:rFonts w:cstheme="minorHAnsi"/>
          <w:noProof/>
        </w:rPr>
        <w:t>)</w:t>
      </w:r>
      <w:r>
        <w:rPr>
          <w:rFonts w:cstheme="minorHAnsi"/>
          <w:noProof/>
        </w:rPr>
        <w:t xml:space="preserve">. The photo-ID monitoring program for Cuvier’s beaked whale </w:t>
      </w:r>
      <w:r w:rsidR="00491466">
        <w:rPr>
          <w:rFonts w:cstheme="minorHAnsi"/>
          <w:noProof/>
        </w:rPr>
        <w:t>(</w:t>
      </w:r>
      <w:r w:rsidR="00491466">
        <w:rPr>
          <w:rFonts w:cstheme="minorHAnsi"/>
          <w:i/>
          <w:iCs/>
          <w:noProof/>
        </w:rPr>
        <w:t>Ziphius cavirostris</w:t>
      </w:r>
      <w:r w:rsidR="00491466">
        <w:rPr>
          <w:rFonts w:cstheme="minorHAnsi"/>
          <w:noProof/>
        </w:rPr>
        <w:t xml:space="preserve">) </w:t>
      </w:r>
      <w:r>
        <w:rPr>
          <w:rFonts w:cstheme="minorHAnsi"/>
          <w:noProof/>
        </w:rPr>
        <w:t>on the</w:t>
      </w:r>
      <w:r w:rsidR="001B158E">
        <w:rPr>
          <w:rFonts w:cstheme="minorHAnsi"/>
          <w:noProof/>
        </w:rPr>
        <w:t xml:space="preserve"> Southern California Acoustic Range</w:t>
      </w:r>
      <w:r>
        <w:rPr>
          <w:rFonts w:cstheme="minorHAnsi"/>
          <w:noProof/>
        </w:rPr>
        <w:t xml:space="preserve"> </w:t>
      </w:r>
      <w:r w:rsidR="001B158E">
        <w:rPr>
          <w:rFonts w:cstheme="minorHAnsi"/>
          <w:noProof/>
        </w:rPr>
        <w:t>(</w:t>
      </w:r>
      <w:r>
        <w:rPr>
          <w:rFonts w:cstheme="minorHAnsi"/>
          <w:noProof/>
        </w:rPr>
        <w:t>SOAR</w:t>
      </w:r>
      <w:r w:rsidR="001B158E">
        <w:rPr>
          <w:rFonts w:cstheme="minorHAnsi"/>
          <w:noProof/>
        </w:rPr>
        <w:t>)</w:t>
      </w:r>
      <w:r>
        <w:rPr>
          <w:rFonts w:cstheme="minorHAnsi"/>
          <w:noProof/>
        </w:rPr>
        <w:t xml:space="preserve"> is considered to be a high intensity survey effort, however these efforts </w:t>
      </w:r>
      <w:r w:rsidR="008B511A">
        <w:rPr>
          <w:rFonts w:cstheme="minorHAnsi"/>
          <w:noProof/>
        </w:rPr>
        <w:t xml:space="preserve">would </w:t>
      </w:r>
      <w:r>
        <w:rPr>
          <w:rFonts w:cstheme="minorHAnsi"/>
          <w:noProof/>
        </w:rPr>
        <w:t xml:space="preserve">not allow for detection of a 50% decline over the 11 years of survey effort </w:t>
      </w:r>
      <w:r w:rsidR="003379B8">
        <w:rPr>
          <w:rFonts w:cstheme="minorHAnsi"/>
          <w:noProof/>
        </w:rPr>
        <w:fldChar w:fldCharType="begin"/>
      </w:r>
      <w:r w:rsidR="003379B8">
        <w:rPr>
          <w:rFonts w:cstheme="minorHAnsi"/>
          <w:noProof/>
        </w:rPr>
        <w:instrText xml:space="preserve"> ADDIN EN.CITE &lt;EndNote&gt;&lt;Cite&gt;&lt;Author&gt;Curtis&lt;/Author&gt;&lt;Year&gt;2020&lt;/Year&gt;&lt;RecNum&gt;5891&lt;/RecNum&gt;&lt;DisplayText&gt;(Curtis et al., 2020)&lt;/DisplayText&gt;&lt;record&gt;&lt;rec-number&gt;5891&lt;/rec-number&gt;&lt;foreign-keys&gt;&lt;key app="EN" db-id="5xxdr0p9tdsarte0w5gvf0xxvr9a0pa2255s" timestamp="1617140065" guid="2a99a6ca-39cc-4aa5-9af6-4f7b7290e560"&gt;5891&lt;/key&gt;&lt;/foreign-keys&gt;&lt;ref-type name="Journal Article"&gt;17&lt;/ref-type&gt;&lt;contributors&gt;&lt;authors&gt;&lt;author&gt;Curtis, K Alexandra&lt;/author&gt;&lt;author&gt;Falcone, Erin A&lt;/author&gt;&lt;author&gt;Schorr, Gregory S&lt;/author&gt;&lt;author&gt;Moore, Jeffrey E&lt;/author&gt;&lt;author&gt;Moretti, David J&lt;/author&gt;&lt;author&gt;Barlow, Jay&lt;/author&gt;&lt;author&gt;Keene, Erin&lt;/author&gt;&lt;/authors&gt;&lt;/contributors&gt;&lt;titles&gt;&lt;title&gt;Abundance, survival, and annual rate of change of Cuvier&amp;apos;s beaked whales (Ziphius cavirostris) on a Navy sonar range&lt;/title&gt;&lt;secondary-title&gt;Marine Mammal Science&lt;/secondary-title&gt;&lt;/titles&gt;&lt;periodical&gt;&lt;full-title&gt;Marine Mammal Science&lt;/full-title&gt;&lt;/periodical&gt;&lt;dates&gt;&lt;year&gt;2020&lt;/year&gt;&lt;/dates&gt;&lt;isbn&gt;0824-0469&lt;/isbn&gt;&lt;urls&gt;&lt;/urls&gt;&lt;/record&gt;&lt;/Cite&gt;&lt;/EndNote&gt;</w:instrText>
      </w:r>
      <w:r w:rsidR="003379B8">
        <w:rPr>
          <w:rFonts w:cstheme="minorHAnsi"/>
          <w:noProof/>
        </w:rPr>
        <w:fldChar w:fldCharType="separate"/>
      </w:r>
      <w:r w:rsidR="003379B8">
        <w:rPr>
          <w:rFonts w:cstheme="minorHAnsi"/>
          <w:noProof/>
        </w:rPr>
        <w:t>(Curtis et al., 2020)</w:t>
      </w:r>
      <w:r w:rsidR="003379B8">
        <w:rPr>
          <w:rFonts w:cstheme="minorHAnsi"/>
          <w:noProof/>
        </w:rPr>
        <w:fldChar w:fldCharType="end"/>
      </w:r>
      <w:r w:rsidR="003379B8">
        <w:rPr>
          <w:rFonts w:cstheme="minorHAnsi"/>
          <w:noProof/>
        </w:rPr>
        <w:t xml:space="preserve">. </w:t>
      </w:r>
      <w:r>
        <w:rPr>
          <w:rFonts w:cstheme="minorHAnsi"/>
          <w:noProof/>
        </w:rPr>
        <w:t xml:space="preserve"> </w:t>
      </w:r>
      <w:r w:rsidR="002D77D9">
        <w:rPr>
          <w:rFonts w:cstheme="minorHAnsi"/>
          <w:noProof/>
        </w:rPr>
        <w:t xml:space="preserve"> </w:t>
      </w:r>
    </w:p>
    <w:p w14:paraId="2B770D24" w14:textId="1CEEAAA1" w:rsidR="00611F3C" w:rsidRPr="0055795A" w:rsidRDefault="00611F3C" w:rsidP="003540EC">
      <w:pPr>
        <w:jc w:val="both"/>
        <w:rPr>
          <w:rFonts w:cstheme="minorHAnsi"/>
          <w:noProof/>
        </w:rPr>
      </w:pPr>
      <w:r>
        <w:rPr>
          <w:rFonts w:cstheme="minorHAnsi"/>
          <w:noProof/>
        </w:rPr>
        <w:t xml:space="preserve">As the statistical power to detect a decline in marine mammals is often low, it is logical to consider how </w:t>
      </w:r>
      <w:commentRangeStart w:id="32"/>
      <w:commentRangeStart w:id="33"/>
      <w:commentRangeStart w:id="34"/>
      <w:commentRangeEnd w:id="32"/>
      <w:r w:rsidR="00E24208">
        <w:rPr>
          <w:rStyle w:val="CommentReference"/>
          <w:rFonts w:ascii="Arial" w:hAnsi="Arial"/>
        </w:rPr>
        <w:commentReference w:id="32"/>
      </w:r>
      <w:commentRangeEnd w:id="33"/>
      <w:r w:rsidR="00F258B6">
        <w:rPr>
          <w:rStyle w:val="CommentReference"/>
          <w:rFonts w:ascii="Arial" w:hAnsi="Arial"/>
        </w:rPr>
        <w:commentReference w:id="33"/>
      </w:r>
      <w:commentRangeEnd w:id="34"/>
      <w:r w:rsidR="00F258B6">
        <w:rPr>
          <w:rStyle w:val="CommentReference"/>
          <w:rFonts w:ascii="Arial" w:hAnsi="Arial"/>
        </w:rPr>
        <w:commentReference w:id="34"/>
      </w:r>
      <w:r w:rsidR="008B511A">
        <w:rPr>
          <w:rFonts w:cstheme="minorHAnsi"/>
          <w:noProof/>
        </w:rPr>
        <w:t>it</w:t>
      </w:r>
      <w:r>
        <w:rPr>
          <w:rFonts w:cstheme="minorHAnsi"/>
          <w:noProof/>
        </w:rPr>
        <w:t xml:space="preserve"> might be increased.</w:t>
      </w:r>
      <w:r w:rsidR="003C0126">
        <w:rPr>
          <w:rFonts w:cstheme="minorHAnsi"/>
          <w:noProof/>
        </w:rPr>
        <w:t xml:space="preserve"> </w:t>
      </w:r>
      <w:r w:rsidRPr="0055795A">
        <w:rPr>
          <w:rFonts w:cstheme="minorHAnsi"/>
          <w:noProof/>
        </w:rPr>
        <w:t xml:space="preserve">The </w:t>
      </w:r>
      <w:r>
        <w:rPr>
          <w:rFonts w:cstheme="minorHAnsi"/>
          <w:noProof/>
        </w:rPr>
        <w:t>o</w:t>
      </w:r>
      <w:r w:rsidRPr="0055795A">
        <w:rPr>
          <w:rFonts w:cstheme="minorHAnsi"/>
          <w:noProof/>
        </w:rPr>
        <w:t xml:space="preserve">riginal purpose of </w:t>
      </w:r>
      <w:r w:rsidR="00B01EEC">
        <w:rPr>
          <w:rFonts w:cstheme="minorHAnsi"/>
          <w:noProof/>
        </w:rPr>
        <w:t xml:space="preserve">the </w:t>
      </w:r>
      <w:commentRangeStart w:id="35"/>
      <w:commentRangeStart w:id="36"/>
      <w:r w:rsidRPr="0055795A">
        <w:rPr>
          <w:rFonts w:cstheme="minorHAnsi"/>
          <w:noProof/>
        </w:rPr>
        <w:t>AVADECAF</w:t>
      </w:r>
      <w:commentRangeEnd w:id="35"/>
      <w:r w:rsidR="00EF2FA0">
        <w:rPr>
          <w:rStyle w:val="CommentReference"/>
          <w:rFonts w:ascii="Arial" w:hAnsi="Arial"/>
        </w:rPr>
        <w:commentReference w:id="35"/>
      </w:r>
      <w:commentRangeEnd w:id="36"/>
      <w:r w:rsidR="00AC59DB">
        <w:rPr>
          <w:rStyle w:val="CommentReference"/>
          <w:rFonts w:ascii="Arial" w:hAnsi="Arial"/>
        </w:rPr>
        <w:commentReference w:id="36"/>
      </w:r>
      <w:r w:rsidRPr="0055795A">
        <w:rPr>
          <w:rFonts w:cstheme="minorHAnsi"/>
          <w:noProof/>
        </w:rPr>
        <w:t xml:space="preserve"> project was to evaluate the utility of fixed PAM arrays </w:t>
      </w:r>
      <w:r w:rsidR="00E24208">
        <w:rPr>
          <w:rFonts w:cstheme="minorHAnsi"/>
          <w:noProof/>
        </w:rPr>
        <w:t>for</w:t>
      </w:r>
      <w:r w:rsidR="00E24208" w:rsidRPr="0055795A">
        <w:rPr>
          <w:rFonts w:cstheme="minorHAnsi"/>
          <w:noProof/>
        </w:rPr>
        <w:t xml:space="preserve"> estimat</w:t>
      </w:r>
      <w:r w:rsidR="00E24208">
        <w:rPr>
          <w:rFonts w:cstheme="minorHAnsi"/>
          <w:noProof/>
        </w:rPr>
        <w:t>ing</w:t>
      </w:r>
      <w:r w:rsidR="00E24208" w:rsidRPr="0055795A">
        <w:rPr>
          <w:rFonts w:cstheme="minorHAnsi"/>
          <w:noProof/>
        </w:rPr>
        <w:t xml:space="preserve"> </w:t>
      </w:r>
      <w:r w:rsidRPr="0055795A">
        <w:rPr>
          <w:rFonts w:cstheme="minorHAnsi"/>
          <w:noProof/>
        </w:rPr>
        <w:t xml:space="preserve">cetacean density over the lifespan of ‘typical’ oil and gas fields. </w:t>
      </w:r>
      <w:r w:rsidR="004F1EB1">
        <w:rPr>
          <w:rFonts w:cstheme="minorHAnsi"/>
          <w:noProof/>
        </w:rPr>
        <w:fldChar w:fldCharType="begin"/>
      </w:r>
      <w:r w:rsidR="004F1EB1">
        <w:rPr>
          <w:rFonts w:cstheme="minorHAnsi"/>
          <w:noProof/>
        </w:rPr>
        <w:instrText xml:space="preserve"> ADDIN EN.CITE &lt;EndNote&gt;&lt;Cite AuthorYear="1"&gt;&lt;Author&gt;Booth&lt;/Author&gt;&lt;Year&gt;2017&lt;/Year&gt;&lt;RecNum&gt;3709&lt;/RecNum&gt;&lt;DisplayText&gt;Booth et al. (2017)&lt;/DisplayText&gt;&lt;record&gt;&lt;rec-number&gt;3709&lt;/rec-number&gt;&lt;foreign-keys&gt;&lt;key app="EN" db-id="5xxdr0p9tdsarte0w5gvf0xxvr9a0pa2255s" timestamp="1617127317" guid="9dc6fcd2-af8f-4f12-afb6-169d2a86c915"&gt;3709&lt;/key&gt;&lt;/foreign-keys&gt;&lt;ref-type name="Report"&gt;27&lt;/ref-type&gt;&lt;contributors&gt;&lt;authors&gt;&lt;author&gt;Booth, C.G.&lt;/author&gt;&lt;author&gt;Oedekoven, C.S&lt;/author&gt;&lt;author&gt;Gillespie, D.&lt;/author&gt;&lt;author&gt;Macaulay, J&lt;/author&gt;&lt;author&gt;Plunkett, R.&lt;/author&gt;&lt;author&gt;Joy, R.&lt;/author&gt;&lt;author&gt;Harris, D.&lt;/author&gt;&lt;author&gt;Wood, J.&lt;/author&gt;&lt;author&gt;Marques, T.A.&lt;/author&gt;&lt;author&gt;Marshall, L.&lt;/author&gt;&lt;author&gt;Verfuss, U.K.&lt;/author&gt;&lt;author&gt;Tyack, P&lt;/author&gt;&lt;author&gt;Johnson, M.&lt;/author&gt;&lt;author&gt;Thomas, L.&lt;/author&gt;&lt;/authors&gt;&lt;/contributors&gt;&lt;titles&gt;&lt;title&gt;Assessing the Viability of Density Estimation for Cetaceans from Passive Acoustic Fixed Sensors throughout the Life Cycle of an Offshore E&amp;amp;P Field Development&lt;/title&gt;&lt;/titles&gt;&lt;volume&gt;SMRUC-OGP-2017-001. Submitted  to  IOGP  Sound  and  Marine  Life  Joint Industry Programme.&lt;/volume&gt;&lt;dates&gt;&lt;year&gt;2017&lt;/year&gt;&lt;/dates&gt;&lt;publisher&gt;SMRU Consulting&lt;/publisher&gt;&lt;urls&gt;&lt;/urls&gt;&lt;/record&gt;&lt;/Cite&gt;&lt;/EndNote&gt;</w:instrText>
      </w:r>
      <w:r w:rsidR="004F1EB1">
        <w:rPr>
          <w:rFonts w:cstheme="minorHAnsi"/>
          <w:noProof/>
        </w:rPr>
        <w:fldChar w:fldCharType="separate"/>
      </w:r>
      <w:r w:rsidR="004F1EB1">
        <w:rPr>
          <w:rFonts w:cstheme="minorHAnsi"/>
          <w:noProof/>
        </w:rPr>
        <w:t>Booth et al. (2017)</w:t>
      </w:r>
      <w:r w:rsidR="004F1EB1">
        <w:rPr>
          <w:rFonts w:cstheme="minorHAnsi"/>
          <w:noProof/>
        </w:rPr>
        <w:fldChar w:fldCharType="end"/>
      </w:r>
      <w:r w:rsidR="007C6454" w:rsidRPr="0055795A">
        <w:rPr>
          <w:rFonts w:cstheme="minorHAnsi"/>
          <w:noProof/>
        </w:rPr>
        <w:t xml:space="preserve"> </w:t>
      </w:r>
      <w:r w:rsidRPr="0055795A">
        <w:rPr>
          <w:rFonts w:cstheme="minorHAnsi"/>
          <w:noProof/>
        </w:rPr>
        <w:t xml:space="preserve">explored </w:t>
      </w:r>
      <w:r>
        <w:rPr>
          <w:rFonts w:cstheme="minorHAnsi"/>
          <w:noProof/>
        </w:rPr>
        <w:t xml:space="preserve">the importance of </w:t>
      </w:r>
      <w:r w:rsidRPr="0055795A">
        <w:rPr>
          <w:rFonts w:cstheme="minorHAnsi"/>
          <w:noProof/>
        </w:rPr>
        <w:t>detection and classification methods,</w:t>
      </w:r>
      <w:r>
        <w:rPr>
          <w:rFonts w:cstheme="minorHAnsi"/>
          <w:noProof/>
        </w:rPr>
        <w:t xml:space="preserve"> hydrophone array design,</w:t>
      </w:r>
      <w:r w:rsidRPr="0055795A">
        <w:rPr>
          <w:rFonts w:cstheme="minorHAnsi"/>
          <w:noProof/>
        </w:rPr>
        <w:t xml:space="preserve"> and evaluated the sensitivity of the </w:t>
      </w:r>
      <w:r w:rsidR="00E24208">
        <w:rPr>
          <w:rFonts w:cstheme="minorHAnsi"/>
          <w:noProof/>
        </w:rPr>
        <w:t xml:space="preserve">statistical power to </w:t>
      </w:r>
      <w:commentRangeStart w:id="37"/>
      <w:commentRangeStart w:id="38"/>
      <w:r w:rsidR="00E24208">
        <w:rPr>
          <w:rFonts w:cstheme="minorHAnsi"/>
          <w:noProof/>
        </w:rPr>
        <w:t xml:space="preserve">the </w:t>
      </w:r>
      <w:r w:rsidRPr="0055795A">
        <w:rPr>
          <w:rFonts w:cstheme="minorHAnsi"/>
          <w:noProof/>
        </w:rPr>
        <w:t>input parameters</w:t>
      </w:r>
      <w:r>
        <w:rPr>
          <w:rFonts w:cstheme="minorHAnsi"/>
          <w:noProof/>
        </w:rPr>
        <w:t xml:space="preserve"> </w:t>
      </w:r>
      <w:commentRangeEnd w:id="37"/>
      <w:r w:rsidR="00E24208">
        <w:rPr>
          <w:rStyle w:val="CommentReference"/>
          <w:rFonts w:ascii="Arial" w:hAnsi="Arial"/>
        </w:rPr>
        <w:commentReference w:id="37"/>
      </w:r>
      <w:commentRangeEnd w:id="38"/>
      <w:r w:rsidR="00AC59DB">
        <w:rPr>
          <w:rStyle w:val="CommentReference"/>
          <w:rFonts w:ascii="Arial" w:hAnsi="Arial"/>
        </w:rPr>
        <w:commentReference w:id="38"/>
      </w:r>
      <w:r>
        <w:rPr>
          <w:rFonts w:cstheme="minorHAnsi"/>
          <w:noProof/>
        </w:rPr>
        <w:t xml:space="preserve">required to estimate </w:t>
      </w:r>
      <w:r w:rsidR="00E24208">
        <w:rPr>
          <w:rFonts w:cstheme="minorHAnsi"/>
          <w:noProof/>
        </w:rPr>
        <w:t xml:space="preserve">anmal </w:t>
      </w:r>
      <w:r>
        <w:rPr>
          <w:rFonts w:cstheme="minorHAnsi"/>
          <w:noProof/>
        </w:rPr>
        <w:t>density</w:t>
      </w:r>
      <w:r w:rsidR="00E24208">
        <w:rPr>
          <w:rFonts w:cstheme="minorHAnsi"/>
          <w:noProof/>
        </w:rPr>
        <w:t xml:space="preserve"> from PAM data</w:t>
      </w:r>
      <w:r w:rsidRPr="0055795A">
        <w:rPr>
          <w:rFonts w:cstheme="minorHAnsi"/>
          <w:noProof/>
        </w:rPr>
        <w:t>. The tool was built with the capacity to estimate</w:t>
      </w:r>
      <w:r>
        <w:rPr>
          <w:rFonts w:cstheme="minorHAnsi"/>
          <w:noProof/>
        </w:rPr>
        <w:t xml:space="preserve"> power</w:t>
      </w:r>
      <w:r w:rsidRPr="0055795A">
        <w:rPr>
          <w:rFonts w:cstheme="minorHAnsi"/>
          <w:noProof/>
        </w:rPr>
        <w:t xml:space="preserve"> </w:t>
      </w:r>
      <w:r w:rsidR="008B511A">
        <w:rPr>
          <w:rFonts w:cstheme="minorHAnsi"/>
          <w:noProof/>
        </w:rPr>
        <w:t>given surveys from</w:t>
      </w:r>
      <w:r w:rsidR="008B511A" w:rsidRPr="0055795A">
        <w:rPr>
          <w:rFonts w:cstheme="minorHAnsi"/>
          <w:noProof/>
        </w:rPr>
        <w:t xml:space="preserve"> </w:t>
      </w:r>
      <w:r w:rsidRPr="0055795A">
        <w:rPr>
          <w:rFonts w:cstheme="minorHAnsi"/>
          <w:noProof/>
        </w:rPr>
        <w:t xml:space="preserve">two different </w:t>
      </w:r>
      <w:r w:rsidR="008B511A">
        <w:rPr>
          <w:rFonts w:cstheme="minorHAnsi"/>
          <w:noProof/>
        </w:rPr>
        <w:t xml:space="preserve">survey </w:t>
      </w:r>
      <w:r w:rsidRPr="0055795A">
        <w:rPr>
          <w:rFonts w:cstheme="minorHAnsi"/>
          <w:noProof/>
        </w:rPr>
        <w:t>methods</w:t>
      </w:r>
      <w:r>
        <w:rPr>
          <w:rFonts w:cstheme="minorHAnsi"/>
          <w:noProof/>
        </w:rPr>
        <w:t xml:space="preserve">, </w:t>
      </w:r>
      <w:commentRangeStart w:id="39"/>
      <w:commentRangeStart w:id="40"/>
      <w:commentRangeStart w:id="41"/>
      <w:r w:rsidRPr="0055795A">
        <w:rPr>
          <w:rFonts w:cstheme="minorHAnsi"/>
          <w:noProof/>
        </w:rPr>
        <w:t xml:space="preserve">distance-sampling </w:t>
      </w:r>
      <w:commentRangeEnd w:id="39"/>
      <w:r w:rsidR="00BA7253">
        <w:rPr>
          <w:rStyle w:val="CommentReference"/>
          <w:rFonts w:ascii="Arial" w:hAnsi="Arial"/>
        </w:rPr>
        <w:commentReference w:id="39"/>
      </w:r>
      <w:commentRangeEnd w:id="40"/>
      <w:r w:rsidR="008E101B">
        <w:rPr>
          <w:rStyle w:val="CommentReference"/>
          <w:rFonts w:ascii="Arial" w:hAnsi="Arial"/>
        </w:rPr>
        <w:commentReference w:id="40"/>
      </w:r>
      <w:commentRangeEnd w:id="41"/>
      <w:r w:rsidR="008E101B">
        <w:rPr>
          <w:rStyle w:val="CommentReference"/>
          <w:rFonts w:ascii="Arial" w:hAnsi="Arial"/>
        </w:rPr>
        <w:commentReference w:id="41"/>
      </w:r>
      <w:r w:rsidRPr="0055795A">
        <w:rPr>
          <w:rFonts w:cstheme="minorHAnsi"/>
          <w:noProof/>
        </w:rPr>
        <w:t xml:space="preserve">and </w:t>
      </w:r>
      <w:commentRangeStart w:id="42"/>
      <w:commentRangeStart w:id="43"/>
      <w:r w:rsidRPr="0055795A">
        <w:rPr>
          <w:rFonts w:cstheme="minorHAnsi"/>
          <w:noProof/>
        </w:rPr>
        <w:t>SCR</w:t>
      </w:r>
      <w:commentRangeEnd w:id="42"/>
      <w:r w:rsidR="00E17E48">
        <w:rPr>
          <w:rStyle w:val="CommentReference"/>
          <w:rFonts w:ascii="Arial" w:hAnsi="Arial"/>
        </w:rPr>
        <w:commentReference w:id="42"/>
      </w:r>
      <w:commentRangeEnd w:id="43"/>
      <w:r w:rsidR="008E101B">
        <w:rPr>
          <w:rStyle w:val="CommentReference"/>
          <w:rFonts w:ascii="Arial" w:hAnsi="Arial"/>
        </w:rPr>
        <w:commentReference w:id="43"/>
      </w:r>
      <w:r w:rsidRPr="0055795A">
        <w:rPr>
          <w:rFonts w:cstheme="minorHAnsi"/>
          <w:noProof/>
        </w:rPr>
        <w:t xml:space="preserve">. Here we provide an overview of the methods </w:t>
      </w:r>
      <w:r>
        <w:rPr>
          <w:rFonts w:cstheme="minorHAnsi"/>
          <w:noProof/>
        </w:rPr>
        <w:t>behind the</w:t>
      </w:r>
      <w:r w:rsidRPr="0055795A">
        <w:rPr>
          <w:rFonts w:cstheme="minorHAnsi"/>
          <w:noProof/>
        </w:rPr>
        <w:t xml:space="preserve"> AVADECAF tool, </w:t>
      </w:r>
      <w:r w:rsidR="00410440">
        <w:rPr>
          <w:rFonts w:cstheme="minorHAnsi"/>
          <w:noProof/>
        </w:rPr>
        <w:t xml:space="preserve">with a </w:t>
      </w:r>
      <w:r w:rsidR="00E24208">
        <w:rPr>
          <w:rFonts w:cstheme="minorHAnsi"/>
          <w:noProof/>
        </w:rPr>
        <w:t>simulated</w:t>
      </w:r>
      <w:r w:rsidR="00410440">
        <w:rPr>
          <w:rFonts w:cstheme="minorHAnsi"/>
          <w:noProof/>
        </w:rPr>
        <w:t xml:space="preserve"> example </w:t>
      </w:r>
      <w:r w:rsidR="007A1EE1">
        <w:rPr>
          <w:rFonts w:cstheme="minorHAnsi"/>
          <w:noProof/>
        </w:rPr>
        <w:t>of</w:t>
      </w:r>
      <w:r w:rsidR="00410440">
        <w:rPr>
          <w:rFonts w:cstheme="minorHAnsi"/>
          <w:noProof/>
        </w:rPr>
        <w:t xml:space="preserve"> distance sampling</w:t>
      </w:r>
      <w:r w:rsidRPr="0055795A">
        <w:rPr>
          <w:rFonts w:cstheme="minorHAnsi"/>
          <w:noProof/>
        </w:rPr>
        <w:t xml:space="preserve"> using PAM of </w:t>
      </w:r>
      <w:r w:rsidR="008B511A">
        <w:rPr>
          <w:rFonts w:cstheme="minorHAnsi"/>
          <w:noProof/>
        </w:rPr>
        <w:t>B</w:t>
      </w:r>
      <w:r w:rsidR="008B511A" w:rsidRPr="0055795A">
        <w:rPr>
          <w:rFonts w:cstheme="minorHAnsi"/>
          <w:noProof/>
        </w:rPr>
        <w:t xml:space="preserve">lainville’s </w:t>
      </w:r>
      <w:r w:rsidRPr="0055795A">
        <w:rPr>
          <w:rFonts w:cstheme="minorHAnsi"/>
          <w:noProof/>
        </w:rPr>
        <w:t xml:space="preserve">beaked whales </w:t>
      </w:r>
      <w:commentRangeStart w:id="44"/>
      <w:commentRangeStart w:id="45"/>
      <w:r w:rsidRPr="0055795A">
        <w:rPr>
          <w:rFonts w:cstheme="minorHAnsi"/>
          <w:noProof/>
        </w:rPr>
        <w:t xml:space="preserve">at the </w:t>
      </w:r>
      <w:r w:rsidR="000B04B1">
        <w:rPr>
          <w:rFonts w:cstheme="minorHAnsi"/>
          <w:noProof/>
        </w:rPr>
        <w:t>US N</w:t>
      </w:r>
      <w:r w:rsidRPr="0055795A">
        <w:rPr>
          <w:rFonts w:cstheme="minorHAnsi"/>
          <w:noProof/>
        </w:rPr>
        <w:t>avy range AUTEC in the Bahamas</w:t>
      </w:r>
      <w:commentRangeEnd w:id="44"/>
      <w:r w:rsidR="00E24208">
        <w:rPr>
          <w:rStyle w:val="CommentReference"/>
          <w:rFonts w:ascii="Arial" w:hAnsi="Arial"/>
        </w:rPr>
        <w:commentReference w:id="44"/>
      </w:r>
      <w:commentRangeEnd w:id="45"/>
      <w:r w:rsidR="008E101B">
        <w:rPr>
          <w:rStyle w:val="CommentReference"/>
          <w:rFonts w:ascii="Arial" w:hAnsi="Arial"/>
        </w:rPr>
        <w:commentReference w:id="45"/>
      </w:r>
      <w:r w:rsidRPr="0055795A">
        <w:rPr>
          <w:rFonts w:cstheme="minorHAnsi"/>
          <w:noProof/>
        </w:rPr>
        <w:t xml:space="preserve"> </w:t>
      </w:r>
      <w:r w:rsidR="007C6454">
        <w:rPr>
          <w:rFonts w:cstheme="minorHAnsi"/>
          <w:noProof/>
        </w:rPr>
        <w:t xml:space="preserve">(see </w:t>
      </w:r>
      <w:r w:rsidRPr="0055795A">
        <w:rPr>
          <w:rFonts w:cstheme="minorHAnsi"/>
          <w:noProof/>
        </w:rPr>
        <w:t>Booth et al., 2017</w:t>
      </w:r>
      <w:r w:rsidR="007C6454">
        <w:rPr>
          <w:rFonts w:cstheme="minorHAnsi"/>
          <w:noProof/>
        </w:rPr>
        <w:t xml:space="preserve"> for more details</w:t>
      </w:r>
      <w:r w:rsidRPr="0055795A">
        <w:rPr>
          <w:rFonts w:cstheme="minorHAnsi"/>
          <w:noProof/>
        </w:rPr>
        <w:t xml:space="preserve">, and the associated available </w:t>
      </w:r>
      <w:r w:rsidR="00A51DAE">
        <w:rPr>
          <w:rFonts w:cstheme="minorHAnsi"/>
          <w:noProof/>
        </w:rPr>
        <w:t>R</w:t>
      </w:r>
      <w:r w:rsidRPr="0055795A">
        <w:rPr>
          <w:rFonts w:cstheme="minorHAnsi"/>
          <w:noProof/>
        </w:rPr>
        <w:t xml:space="preserve"> code and helpfiles</w:t>
      </w:r>
      <w:r w:rsidR="007C6454">
        <w:rPr>
          <w:rFonts w:cstheme="minorHAnsi"/>
          <w:noProof/>
        </w:rPr>
        <w:t>)</w:t>
      </w:r>
      <w:r w:rsidRPr="0055795A">
        <w:rPr>
          <w:rFonts w:cstheme="minorHAnsi"/>
          <w:noProof/>
        </w:rPr>
        <w:t xml:space="preserve">. Earlier literature provides thorough explanations of distance sampling and </w:t>
      </w:r>
      <w:r w:rsidR="00DD74F0">
        <w:rPr>
          <w:rFonts w:cstheme="minorHAnsi"/>
          <w:noProof/>
        </w:rPr>
        <w:t>SCR</w:t>
      </w:r>
      <w:r>
        <w:rPr>
          <w:rFonts w:cstheme="minorHAnsi"/>
          <w:noProof/>
        </w:rPr>
        <w:t xml:space="preserve"> </w:t>
      </w:r>
      <w:r w:rsidR="004F1EB1">
        <w:rPr>
          <w:rFonts w:cstheme="minorHAnsi"/>
          <w:noProof/>
        </w:rPr>
        <w:fldChar w:fldCharType="begin">
          <w:fldData xml:space="preserve">PEVuZE5vdGU+PENpdGU+PEF1dGhvcj5NYXJxdWVzPC9BdXRob3I+PFllYXI+MjAxMzwvWWVhcj48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</w:fldData>
        </w:fldChar>
      </w:r>
      <w:r w:rsidR="004F1EB1">
        <w:rPr>
          <w:rFonts w:cstheme="minorHAnsi"/>
          <w:noProof/>
        </w:rPr>
        <w:instrText xml:space="preserve"> ADDIN EN.CITE </w:instrText>
      </w:r>
      <w:r w:rsidR="004F1EB1">
        <w:rPr>
          <w:rFonts w:cstheme="minorHAnsi"/>
          <w:noProof/>
        </w:rPr>
        <w:fldChar w:fldCharType="begin">
          <w:fldData xml:space="preserve">PEVuZE5vdGU+PENpdGU+PEF1dGhvcj5NYXJxdWVzPC9BdXRob3I+PFllYXI+MjAxMzwvWWVhcj48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</w:fldData>
        </w:fldChar>
      </w:r>
      <w:r w:rsidR="004F1EB1">
        <w:rPr>
          <w:rFonts w:cstheme="minorHAnsi"/>
          <w:noProof/>
        </w:rPr>
        <w:instrText xml:space="preserve"> ADDIN EN.CITE.DATA </w:instrText>
      </w:r>
      <w:r w:rsidR="004F1EB1">
        <w:rPr>
          <w:rFonts w:cstheme="minorHAnsi"/>
          <w:noProof/>
        </w:rPr>
      </w:r>
      <w:r w:rsidR="004F1EB1">
        <w:rPr>
          <w:rFonts w:cstheme="minorHAnsi"/>
          <w:noProof/>
        </w:rPr>
        <w:fldChar w:fldCharType="end"/>
      </w:r>
      <w:r w:rsidR="004F1EB1">
        <w:rPr>
          <w:rFonts w:cstheme="minorHAnsi"/>
          <w:noProof/>
        </w:rPr>
      </w:r>
      <w:r w:rsidR="004F1EB1">
        <w:rPr>
          <w:rFonts w:cstheme="minorHAnsi"/>
          <w:noProof/>
        </w:rPr>
        <w:fldChar w:fldCharType="separate"/>
      </w:r>
      <w:r w:rsidR="004F1EB1">
        <w:rPr>
          <w:rFonts w:cstheme="minorHAnsi"/>
          <w:noProof/>
        </w:rPr>
        <w:t>(Buckland et al., 2001; Marques et al., 2013; Buckland et al., 2015)</w:t>
      </w:r>
      <w:r w:rsidR="004F1EB1">
        <w:rPr>
          <w:rFonts w:cstheme="minorHAnsi"/>
          <w:noProof/>
        </w:rPr>
        <w:fldChar w:fldCharType="end"/>
      </w:r>
      <w:r w:rsidR="004F1EB1">
        <w:rPr>
          <w:rFonts w:cstheme="minorHAnsi"/>
          <w:noProof/>
        </w:rPr>
        <w:t>.</w:t>
      </w:r>
      <w:r w:rsidR="007C6454">
        <w:rPr>
          <w:rFonts w:cstheme="minorHAnsi"/>
          <w:noProof/>
        </w:rPr>
        <w:t xml:space="preserve"> Here we </w:t>
      </w:r>
      <w:r w:rsidR="008B511A">
        <w:rPr>
          <w:rFonts w:cstheme="minorHAnsi"/>
          <w:noProof/>
        </w:rPr>
        <w:t xml:space="preserve">present </w:t>
      </w:r>
      <w:r w:rsidR="007C6454">
        <w:rPr>
          <w:rFonts w:cstheme="minorHAnsi"/>
          <w:noProof/>
        </w:rPr>
        <w:t xml:space="preserve">a </w:t>
      </w:r>
      <w:r w:rsidRPr="0055795A">
        <w:rPr>
          <w:rFonts w:cstheme="minorHAnsi"/>
          <w:noProof/>
        </w:rPr>
        <w:t>broad overview of these methods, providing an initial step into density estimation from</w:t>
      </w:r>
      <w:r>
        <w:rPr>
          <w:rFonts w:cstheme="minorHAnsi"/>
          <w:noProof/>
        </w:rPr>
        <w:t xml:space="preserve"> fixed</w:t>
      </w:r>
      <w:r w:rsidRPr="0055795A">
        <w:rPr>
          <w:rFonts w:cstheme="minorHAnsi"/>
          <w:noProof/>
        </w:rPr>
        <w:t xml:space="preserve"> PAM and the potential of the AVADECAF tool</w:t>
      </w:r>
      <w:r w:rsidR="007C6454">
        <w:rPr>
          <w:rFonts w:cstheme="minorHAnsi"/>
          <w:noProof/>
        </w:rPr>
        <w:t xml:space="preserve"> </w:t>
      </w:r>
      <w:r w:rsidR="00A51DAE">
        <w:rPr>
          <w:rFonts w:cstheme="minorHAnsi"/>
          <w:noProof/>
        </w:rPr>
        <w:t xml:space="preserve">for </w:t>
      </w:r>
      <w:r w:rsidR="007C6454">
        <w:rPr>
          <w:rFonts w:cstheme="minorHAnsi"/>
          <w:noProof/>
        </w:rPr>
        <w:t>guid</w:t>
      </w:r>
      <w:r w:rsidR="00A51DAE">
        <w:rPr>
          <w:rFonts w:cstheme="minorHAnsi"/>
          <w:noProof/>
        </w:rPr>
        <w:t>ing</w:t>
      </w:r>
      <w:r w:rsidR="007C6454">
        <w:rPr>
          <w:rFonts w:cstheme="minorHAnsi"/>
          <w:noProof/>
        </w:rPr>
        <w:t xml:space="preserve"> effective management and conservation activities.</w:t>
      </w:r>
    </w:p>
    <w:p w14:paraId="601F8A42" w14:textId="19EE7696" w:rsidR="003E13B1" w:rsidRPr="00D50F31" w:rsidRDefault="003E13B1" w:rsidP="003540EC">
      <w:pPr>
        <w:pStyle w:val="Heading1"/>
        <w:jc w:val="both"/>
        <w:rPr>
          <w:rFonts w:asciiTheme="minorHAnsi" w:hAnsiTheme="minorHAnsi" w:cstheme="minorHAnsi"/>
        </w:rPr>
      </w:pPr>
      <w:bookmarkStart w:id="46" w:name="_Toc114650409"/>
      <w:r w:rsidRPr="00D50F31">
        <w:rPr>
          <w:rFonts w:asciiTheme="minorHAnsi" w:hAnsiTheme="minorHAnsi" w:cstheme="minorHAnsi"/>
        </w:rPr>
        <w:t>Methods</w:t>
      </w:r>
      <w:bookmarkEnd w:id="46"/>
      <w:r w:rsidR="00F549CA">
        <w:rPr>
          <w:rFonts w:asciiTheme="minorHAnsi" w:hAnsiTheme="minorHAnsi" w:cstheme="minorHAnsi"/>
        </w:rPr>
        <w:t xml:space="preserve"> </w:t>
      </w:r>
    </w:p>
    <w:p w14:paraId="350800B6" w14:textId="77777777" w:rsidR="003E13B1" w:rsidRPr="00652672" w:rsidRDefault="003E13B1" w:rsidP="003540EC">
      <w:pPr>
        <w:pStyle w:val="Heading2"/>
        <w:jc w:val="both"/>
        <w:rPr>
          <w:sz w:val="28"/>
          <w:szCs w:val="28"/>
        </w:rPr>
      </w:pPr>
      <w:r w:rsidRPr="00652672">
        <w:rPr>
          <w:sz w:val="28"/>
          <w:szCs w:val="28"/>
        </w:rPr>
        <w:t xml:space="preserve">Overview </w:t>
      </w:r>
    </w:p>
    <w:p w14:paraId="07DF9A6F" w14:textId="17D3EF01" w:rsidR="00917EA9" w:rsidRPr="00435554" w:rsidRDefault="003E13B1" w:rsidP="003540EC">
      <w:pPr>
        <w:jc w:val="both"/>
      </w:pPr>
      <w:r>
        <w:rPr>
          <w:rFonts w:cstheme="minorHAnsi"/>
        </w:rPr>
        <w:t xml:space="preserve">The AVADECAF tool </w:t>
      </w:r>
      <w:r w:rsidR="004821D7">
        <w:rPr>
          <w:rFonts w:cstheme="minorHAnsi"/>
        </w:rPr>
        <w:t xml:space="preserve">allows users to estimate </w:t>
      </w:r>
      <w:r>
        <w:rPr>
          <w:rFonts w:cstheme="minorHAnsi"/>
        </w:rPr>
        <w:t xml:space="preserve">statistical power to detect a decline in density using PAM – </w:t>
      </w:r>
      <w:r w:rsidR="004821D7">
        <w:rPr>
          <w:rFonts w:cstheme="minorHAnsi"/>
        </w:rPr>
        <w:t xml:space="preserve">either using </w:t>
      </w:r>
      <w:r w:rsidR="001C1F0E">
        <w:rPr>
          <w:rFonts w:cstheme="minorHAnsi"/>
        </w:rPr>
        <w:t>DS</w:t>
      </w:r>
      <w:r>
        <w:rPr>
          <w:rFonts w:cstheme="minorHAnsi"/>
        </w:rPr>
        <w:t xml:space="preserve"> </w:t>
      </w:r>
      <w:r w:rsidR="004821D7">
        <w:rPr>
          <w:rFonts w:cstheme="minorHAnsi"/>
        </w:rPr>
        <w:t xml:space="preserve">or </w:t>
      </w:r>
      <w:r>
        <w:rPr>
          <w:rFonts w:cstheme="minorHAnsi"/>
        </w:rPr>
        <w:t xml:space="preserve">SCR. </w:t>
      </w:r>
      <w:r w:rsidR="00917EA9" w:rsidRPr="00AD0C63">
        <w:rPr>
          <w:rFonts w:cstheme="minorHAnsi"/>
          <w:noProof/>
        </w:rPr>
        <w:t>Distance</w:t>
      </w:r>
      <w:r w:rsidR="00F50DC6">
        <w:rPr>
          <w:rFonts w:cstheme="minorHAnsi"/>
          <w:noProof/>
        </w:rPr>
        <w:t xml:space="preserve"> sampling</w:t>
      </w:r>
      <w:r w:rsidR="00917EA9">
        <w:rPr>
          <w:rFonts w:cstheme="minorHAnsi"/>
          <w:noProof/>
        </w:rPr>
        <w:t xml:space="preserve"> </w:t>
      </w:r>
      <w:r w:rsidR="00A51DAE">
        <w:rPr>
          <w:rFonts w:cstheme="minorHAnsi"/>
          <w:noProof/>
        </w:rPr>
        <w:t>with PAM data</w:t>
      </w:r>
      <w:r w:rsidR="00917EA9" w:rsidRPr="00AD0C63">
        <w:rPr>
          <w:rFonts w:cstheme="minorHAnsi"/>
          <w:noProof/>
        </w:rPr>
        <w:t xml:space="preserve"> use</w:t>
      </w:r>
      <w:r w:rsidR="00917EA9">
        <w:rPr>
          <w:rFonts w:cstheme="minorHAnsi"/>
          <w:noProof/>
        </w:rPr>
        <w:t>s acoustic</w:t>
      </w:r>
      <w:r w:rsidR="00917EA9" w:rsidRPr="00AD0C63">
        <w:rPr>
          <w:rFonts w:cstheme="minorHAnsi"/>
          <w:noProof/>
        </w:rPr>
        <w:t xml:space="preserve"> detections of animal cues, combined with a distance-based detection function </w:t>
      </w:r>
      <w:r w:rsidR="00BF4220">
        <w:rPr>
          <w:rFonts w:cstheme="minorHAnsi"/>
          <w:noProof/>
        </w:rPr>
        <w:t>derived from distances between the hydrophone and the cue producing animal</w:t>
      </w:r>
      <w:r w:rsidR="00917EA9" w:rsidRPr="00AD0C63">
        <w:rPr>
          <w:rFonts w:cstheme="minorHAnsi"/>
          <w:noProof/>
        </w:rPr>
        <w:t xml:space="preserve"> to estimate </w:t>
      </w:r>
      <w:r w:rsidR="00BF4220" w:rsidRPr="00AD0C63">
        <w:rPr>
          <w:rFonts w:cstheme="minorHAnsi"/>
          <w:noProof/>
        </w:rPr>
        <w:t xml:space="preserve">animal </w:t>
      </w:r>
      <w:r w:rsidR="00917EA9" w:rsidRPr="00AD0C63">
        <w:rPr>
          <w:rFonts w:cstheme="minorHAnsi"/>
          <w:noProof/>
        </w:rPr>
        <w:t xml:space="preserve">density </w:t>
      </w:r>
      <w:r w:rsidR="00BF4220">
        <w:rPr>
          <w:rFonts w:cstheme="minorHAnsi"/>
          <w:noProof/>
        </w:rPr>
        <w:t>within a study area</w:t>
      </w:r>
      <w:r w:rsidR="00917EA9" w:rsidRPr="00AD0C63">
        <w:rPr>
          <w:rFonts w:cstheme="minorHAnsi"/>
          <w:noProof/>
        </w:rPr>
        <w:t xml:space="preserve">. </w:t>
      </w:r>
      <w:r w:rsidR="00C51957">
        <w:rPr>
          <w:rFonts w:cstheme="minorHAnsi"/>
          <w:noProof/>
        </w:rPr>
        <w:t xml:space="preserve">In </w:t>
      </w:r>
      <w:r w:rsidR="00917EA9" w:rsidRPr="00AD0C63">
        <w:rPr>
          <w:rFonts w:cstheme="minorHAnsi"/>
          <w:noProof/>
        </w:rPr>
        <w:t xml:space="preserve">contrast, SCR </w:t>
      </w:r>
      <w:r w:rsidR="00BF4220" w:rsidRPr="00AD0C63">
        <w:rPr>
          <w:rFonts w:cstheme="minorHAnsi"/>
          <w:noProof/>
        </w:rPr>
        <w:t xml:space="preserve">does not </w:t>
      </w:r>
      <w:r w:rsidR="00BF4220">
        <w:rPr>
          <w:rFonts w:cstheme="minorHAnsi"/>
          <w:noProof/>
        </w:rPr>
        <w:t>rely on</w:t>
      </w:r>
      <w:r w:rsidR="00BF4220" w:rsidRPr="00AD0C63">
        <w:rPr>
          <w:rFonts w:cstheme="minorHAnsi"/>
          <w:noProof/>
        </w:rPr>
        <w:t xml:space="preserve"> </w:t>
      </w:r>
      <w:r w:rsidR="00BF4220">
        <w:rPr>
          <w:rFonts w:cstheme="minorHAnsi"/>
          <w:noProof/>
        </w:rPr>
        <w:t>distance</w:t>
      </w:r>
      <w:r w:rsidR="00BF4220" w:rsidRPr="00AD0C63">
        <w:rPr>
          <w:rFonts w:cstheme="minorHAnsi"/>
          <w:noProof/>
        </w:rPr>
        <w:t xml:space="preserve"> information</w:t>
      </w:r>
      <w:r w:rsidR="00BF4220">
        <w:rPr>
          <w:rFonts w:cstheme="minorHAnsi"/>
          <w:noProof/>
        </w:rPr>
        <w:t xml:space="preserve">, but </w:t>
      </w:r>
      <w:r w:rsidR="00917EA9" w:rsidRPr="00AD0C63">
        <w:rPr>
          <w:rFonts w:cstheme="minorHAnsi"/>
          <w:noProof/>
        </w:rPr>
        <w:t xml:space="preserve">requires </w:t>
      </w:r>
      <w:r w:rsidR="00BF4220">
        <w:rPr>
          <w:rFonts w:cstheme="minorHAnsi"/>
          <w:noProof/>
        </w:rPr>
        <w:t>that a proportion of the cues produced by the animals</w:t>
      </w:r>
      <w:r w:rsidR="00917EA9" w:rsidRPr="00AD0C63">
        <w:rPr>
          <w:rFonts w:cstheme="minorHAnsi"/>
          <w:noProof/>
        </w:rPr>
        <w:t xml:space="preserve"> </w:t>
      </w:r>
      <w:r w:rsidR="00BF4220">
        <w:rPr>
          <w:rFonts w:cstheme="minorHAnsi"/>
          <w:noProof/>
        </w:rPr>
        <w:t>are detected by</w:t>
      </w:r>
      <w:r w:rsidR="00917EA9" w:rsidRPr="00AD0C63">
        <w:rPr>
          <w:rFonts w:cstheme="minorHAnsi"/>
          <w:noProof/>
        </w:rPr>
        <w:t xml:space="preserve"> </w:t>
      </w:r>
      <w:r w:rsidR="00BF4220">
        <w:rPr>
          <w:rFonts w:cstheme="minorHAnsi"/>
          <w:noProof/>
        </w:rPr>
        <w:t>more than on</w:t>
      </w:r>
      <w:r w:rsidR="00806755">
        <w:rPr>
          <w:rFonts w:cstheme="minorHAnsi"/>
          <w:noProof/>
        </w:rPr>
        <w:t>e</w:t>
      </w:r>
      <w:r w:rsidR="008B511A">
        <w:rPr>
          <w:rFonts w:cstheme="minorHAnsi"/>
          <w:noProof/>
        </w:rPr>
        <w:t xml:space="preserve"> </w:t>
      </w:r>
      <w:r w:rsidR="00917EA9" w:rsidRPr="00AD0C63">
        <w:rPr>
          <w:rFonts w:cstheme="minorHAnsi"/>
          <w:noProof/>
        </w:rPr>
        <w:t>hydrophone</w:t>
      </w:r>
      <w:r w:rsidR="00BF4220">
        <w:rPr>
          <w:rFonts w:cstheme="minorHAnsi"/>
          <w:noProof/>
        </w:rPr>
        <w:t xml:space="preserve"> and that cues can be matched across hydrophones</w:t>
      </w:r>
      <w:r w:rsidR="00806755">
        <w:rPr>
          <w:rFonts w:cstheme="minorHAnsi"/>
          <w:noProof/>
        </w:rPr>
        <w:t xml:space="preserve"> </w:t>
      </w:r>
      <w:r w:rsidR="00917EA9">
        <w:rPr>
          <w:rFonts w:cstheme="minorHAnsi"/>
          <w:noProof/>
        </w:rPr>
        <w:t>(Oedokoven et al., 2022)</w:t>
      </w:r>
      <w:r w:rsidR="008B511A">
        <w:rPr>
          <w:rFonts w:cstheme="minorHAnsi"/>
          <w:noProof/>
        </w:rPr>
        <w:t xml:space="preserve">. </w:t>
      </w:r>
      <w:r w:rsidR="006122DE">
        <w:rPr>
          <w:rFonts w:cstheme="minorHAnsi"/>
          <w:noProof/>
        </w:rPr>
        <w:t>For SCR,</w:t>
      </w:r>
      <w:r w:rsidR="008B511A">
        <w:rPr>
          <w:rFonts w:cstheme="minorHAnsi"/>
          <w:noProof/>
        </w:rPr>
        <w:t xml:space="preserve"> having auxiliary information for each detected sound, namely received sound level, bearing angles or time of arrival </w:t>
      </w:r>
      <w:r w:rsidR="006122DE">
        <w:rPr>
          <w:rFonts w:cstheme="minorHAnsi"/>
          <w:noProof/>
        </w:rPr>
        <w:t>can</w:t>
      </w:r>
      <w:r w:rsidR="008B511A">
        <w:rPr>
          <w:rFonts w:cstheme="minorHAnsi"/>
          <w:noProof/>
        </w:rPr>
        <w:t xml:space="preserve"> greatly increase </w:t>
      </w:r>
      <w:commentRangeStart w:id="47"/>
      <w:commentRangeStart w:id="48"/>
      <w:r w:rsidR="008B511A">
        <w:rPr>
          <w:rFonts w:cstheme="minorHAnsi"/>
          <w:noProof/>
        </w:rPr>
        <w:t>performance</w:t>
      </w:r>
      <w:commentRangeEnd w:id="47"/>
      <w:r w:rsidR="006122DE">
        <w:rPr>
          <w:rStyle w:val="CommentReference"/>
          <w:rFonts w:ascii="Arial" w:hAnsi="Arial"/>
        </w:rPr>
        <w:commentReference w:id="47"/>
      </w:r>
      <w:commentRangeEnd w:id="48"/>
      <w:r w:rsidR="00251035">
        <w:rPr>
          <w:rStyle w:val="CommentReference"/>
          <w:rFonts w:ascii="Arial" w:hAnsi="Arial"/>
        </w:rPr>
        <w:commentReference w:id="48"/>
      </w:r>
      <w:r w:rsidR="00D10D50">
        <w:rPr>
          <w:rFonts w:cstheme="minorHAnsi"/>
          <w:noProof/>
        </w:rPr>
        <w:t xml:space="preserve"> </w:t>
      </w:r>
      <w:r w:rsidR="00D10D50">
        <w:rPr>
          <w:rFonts w:cstheme="minorHAnsi"/>
          <w:noProof/>
        </w:rPr>
        <w:fldChar w:fldCharType="begin"/>
      </w:r>
      <w:r w:rsidR="00D10D50">
        <w:rPr>
          <w:rFonts w:cstheme="minorHAnsi"/>
          <w:noProof/>
        </w:rPr>
        <w:instrText xml:space="preserve"> ADDIN EN.CITE &lt;EndNote&gt;&lt;Cite&gt;&lt;Author&gt;Borchers&lt;/Author&gt;&lt;Year&gt;2015&lt;/Year&gt;&lt;RecNum&gt;2776&lt;/RecNum&gt;&lt;DisplayText&gt;(Borchers et al., 2015)&lt;/DisplayText&gt;&lt;record&gt;&lt;rec-number&gt;2776&lt;/rec-number&gt;&lt;foreign-keys&gt;&lt;key app="EN" db-id="5xxdr0p9tdsarte0w5gvf0xxvr9a0pa2255s" timestamp="1617120004" guid="32178c41-21ee-407c-9b67-261d15c78c2a"&gt;2776&lt;/key&gt;&lt;/foreign-keys&gt;&lt;ref-type name="Journal Article"&gt;17&lt;/ref-type&gt;&lt;contributors&gt;&lt;authors&gt;&lt;author&gt;Borchers, DL&lt;/author&gt;&lt;author&gt;Stevenson, BC&lt;/author&gt;&lt;author&gt;Kidney, D&lt;/author&gt;&lt;author&gt;Thomas, L&lt;/author&gt;&lt;author&gt;Marques, TA&lt;/author&gt;&lt;/authors&gt;&lt;/contributors&gt;&lt;titles&gt;&lt;title&gt;A unifying model for capture–recapture and distance sampling surveys of wildlife populations&lt;/title&gt;&lt;secondary-title&gt;Journal of the American Statistical Association&lt;/secondary-title&gt;&lt;/titles&gt;&lt;periodical&gt;&lt;full-title&gt;Journal of the American Statistical Association&lt;/full-title&gt;&lt;/periodical&gt;&lt;pages&gt;195-204&lt;/pages&gt;&lt;volume&gt;110&lt;/volume&gt;&lt;number&gt;509&lt;/number&gt;&lt;dates&gt;&lt;year&gt;2015&lt;/year&gt;&lt;/dates&gt;&lt;isbn&gt;0162-1459&lt;/isbn&gt;&lt;urls&gt;&lt;related-urls&gt;&lt;url&gt;https://www.ncbi.nlm.nih.gov/pmc/articles/PMC4440664/pdf/uasa-110-195.pdf&lt;/url&gt;&lt;/related-urls&gt;&lt;/urls&gt;&lt;/record&gt;&lt;/Cite&gt;&lt;/EndNote&gt;</w:instrText>
      </w:r>
      <w:r w:rsidR="00D10D50">
        <w:rPr>
          <w:rFonts w:cstheme="minorHAnsi"/>
          <w:noProof/>
        </w:rPr>
        <w:fldChar w:fldCharType="separate"/>
      </w:r>
      <w:r w:rsidR="00D10D50">
        <w:rPr>
          <w:rFonts w:cstheme="minorHAnsi"/>
          <w:noProof/>
        </w:rPr>
        <w:t>(Borchers et al., 2015)</w:t>
      </w:r>
      <w:r w:rsidR="00D10D50">
        <w:rPr>
          <w:rFonts w:cstheme="minorHAnsi"/>
          <w:noProof/>
        </w:rPr>
        <w:fldChar w:fldCharType="end"/>
      </w:r>
      <w:r w:rsidR="00917EA9">
        <w:rPr>
          <w:rFonts w:cstheme="minorHAnsi"/>
          <w:noProof/>
        </w:rPr>
        <w:t xml:space="preserve">. </w:t>
      </w:r>
      <w:r w:rsidR="00435554" w:rsidRPr="00435554">
        <w:t xml:space="preserve"> </w:t>
      </w:r>
    </w:p>
    <w:p w14:paraId="0F100DD4" w14:textId="0A30FC05" w:rsidR="003E13B1" w:rsidRPr="008F4CD5" w:rsidRDefault="001C1F0E" w:rsidP="003540EC">
      <w:pPr>
        <w:jc w:val="both"/>
        <w:rPr>
          <w:rFonts w:cstheme="minorHAnsi"/>
        </w:rPr>
      </w:pPr>
      <w:r>
        <w:rPr>
          <w:rFonts w:cstheme="minorHAnsi"/>
        </w:rPr>
        <w:t xml:space="preserve">In either case, the tool </w:t>
      </w:r>
      <w:r w:rsidR="003E13B1">
        <w:rPr>
          <w:rFonts w:cstheme="minorHAnsi"/>
        </w:rPr>
        <w:t>simulate</w:t>
      </w:r>
      <w:r w:rsidR="00AF7CEA">
        <w:rPr>
          <w:rFonts w:cstheme="minorHAnsi"/>
        </w:rPr>
        <w:t>s</w:t>
      </w:r>
      <w:r w:rsidR="003E13B1">
        <w:rPr>
          <w:rFonts w:cstheme="minorHAnsi"/>
        </w:rPr>
        <w:t xml:space="preserve"> passive acoustic arrays in a hypothetical study area </w:t>
      </w:r>
      <w:r>
        <w:rPr>
          <w:rFonts w:cstheme="minorHAnsi"/>
        </w:rPr>
        <w:t xml:space="preserve">and </w:t>
      </w:r>
      <w:r w:rsidR="003E13B1">
        <w:rPr>
          <w:rFonts w:cstheme="minorHAnsi"/>
        </w:rPr>
        <w:t xml:space="preserve">detections made by the individual </w:t>
      </w:r>
      <w:r w:rsidR="00D10D50">
        <w:rPr>
          <w:rFonts w:cstheme="minorHAnsi"/>
        </w:rPr>
        <w:t>hydrophones.</w:t>
      </w:r>
      <w:r w:rsidR="003E13B1">
        <w:rPr>
          <w:rFonts w:cstheme="minorHAnsi"/>
        </w:rPr>
        <w:t xml:space="preserve"> </w:t>
      </w:r>
      <w:r w:rsidR="00AF7CEA">
        <w:rPr>
          <w:rFonts w:cstheme="minorHAnsi"/>
        </w:rPr>
        <w:t xml:space="preserve">Within the tool, the </w:t>
      </w:r>
      <w:r>
        <w:rPr>
          <w:rFonts w:cstheme="minorHAnsi"/>
        </w:rPr>
        <w:t xml:space="preserve">DS </w:t>
      </w:r>
      <w:r w:rsidR="003E13B1">
        <w:rPr>
          <w:rFonts w:cstheme="minorHAnsi"/>
        </w:rPr>
        <w:t>package simulates a passive acoustic array that is suitable for applying distance sampling methods, i.e.</w:t>
      </w:r>
      <w:r w:rsidR="006122DE">
        <w:rPr>
          <w:rFonts w:cstheme="minorHAnsi"/>
        </w:rPr>
        <w:t>,</w:t>
      </w:r>
      <w:r w:rsidR="003E13B1">
        <w:rPr>
          <w:rFonts w:cstheme="minorHAnsi"/>
        </w:rPr>
        <w:t xml:space="preserve"> </w:t>
      </w:r>
      <w:commentRangeStart w:id="49"/>
      <w:commentRangeStart w:id="50"/>
      <w:r w:rsidR="003E13B1">
        <w:rPr>
          <w:rFonts w:cstheme="minorHAnsi"/>
        </w:rPr>
        <w:t xml:space="preserve">allows </w:t>
      </w:r>
      <w:commentRangeStart w:id="51"/>
      <w:r w:rsidR="003E13B1">
        <w:rPr>
          <w:rFonts w:cstheme="minorHAnsi"/>
        </w:rPr>
        <w:t xml:space="preserve">for localisation of the detections </w:t>
      </w:r>
      <w:commentRangeEnd w:id="49"/>
      <w:commentRangeEnd w:id="50"/>
      <w:commentRangeEnd w:id="51"/>
      <w:r w:rsidR="00F40044">
        <w:rPr>
          <w:rStyle w:val="CommentReference"/>
          <w:rFonts w:ascii="Arial" w:hAnsi="Arial"/>
        </w:rPr>
        <w:commentReference w:id="51"/>
      </w:r>
      <w:r w:rsidR="006122DE">
        <w:rPr>
          <w:rStyle w:val="CommentReference"/>
          <w:rFonts w:ascii="Arial" w:hAnsi="Arial"/>
        </w:rPr>
        <w:commentReference w:id="49"/>
      </w:r>
      <w:r w:rsidR="00341869">
        <w:rPr>
          <w:rStyle w:val="CommentReference"/>
          <w:rFonts w:ascii="Arial" w:hAnsi="Arial"/>
        </w:rPr>
        <w:commentReference w:id="50"/>
      </w:r>
      <w:r w:rsidR="003E13B1">
        <w:rPr>
          <w:rFonts w:cstheme="minorHAnsi"/>
        </w:rPr>
        <w:t xml:space="preserve">and hence obtaining distances between the sensors and the localised detections. </w:t>
      </w:r>
      <w:commentRangeStart w:id="52"/>
      <w:commentRangeStart w:id="53"/>
      <w:r w:rsidR="003E13B1">
        <w:rPr>
          <w:rFonts w:cstheme="minorHAnsi"/>
        </w:rPr>
        <w:t xml:space="preserve">The utility of these respective methods relates to the </w:t>
      </w:r>
      <w:r w:rsidR="004F6EE2">
        <w:rPr>
          <w:rFonts w:cstheme="minorHAnsi"/>
        </w:rPr>
        <w:t xml:space="preserve">characteristics of the particular </w:t>
      </w:r>
      <w:commentRangeStart w:id="54"/>
      <w:commentRangeStart w:id="55"/>
      <w:r w:rsidR="003E13B1">
        <w:rPr>
          <w:rFonts w:cstheme="minorHAnsi"/>
        </w:rPr>
        <w:t xml:space="preserve">vocalisations </w:t>
      </w:r>
      <w:commentRangeEnd w:id="54"/>
      <w:r w:rsidR="00F40044">
        <w:rPr>
          <w:rStyle w:val="CommentReference"/>
          <w:rFonts w:ascii="Arial" w:hAnsi="Arial"/>
        </w:rPr>
        <w:commentReference w:id="54"/>
      </w:r>
      <w:commentRangeEnd w:id="55"/>
      <w:r w:rsidR="006F3357">
        <w:rPr>
          <w:rStyle w:val="CommentReference"/>
          <w:rFonts w:ascii="Arial" w:hAnsi="Arial"/>
        </w:rPr>
        <w:commentReference w:id="55"/>
      </w:r>
      <w:r w:rsidR="003E13B1">
        <w:rPr>
          <w:rFonts w:cstheme="minorHAnsi"/>
        </w:rPr>
        <w:t xml:space="preserve">of the species </w:t>
      </w:r>
      <w:r w:rsidR="003E13B1" w:rsidRPr="008F4CD5">
        <w:rPr>
          <w:rFonts w:cstheme="minorHAnsi"/>
        </w:rPr>
        <w:t xml:space="preserve">of interest. </w:t>
      </w:r>
      <w:commentRangeEnd w:id="52"/>
      <w:r w:rsidR="00050320">
        <w:rPr>
          <w:rStyle w:val="CommentReference"/>
          <w:rFonts w:ascii="Arial" w:hAnsi="Arial"/>
        </w:rPr>
        <w:commentReference w:id="52"/>
      </w:r>
      <w:commentRangeEnd w:id="53"/>
      <w:r w:rsidR="00806755">
        <w:rPr>
          <w:rStyle w:val="CommentReference"/>
          <w:rFonts w:ascii="Arial" w:hAnsi="Arial"/>
        </w:rPr>
        <w:commentReference w:id="53"/>
      </w:r>
    </w:p>
    <w:p w14:paraId="611091D2" w14:textId="15D1FC04" w:rsidR="00080D00" w:rsidRDefault="00080D00" w:rsidP="003540EC">
      <w:pPr>
        <w:jc w:val="both"/>
        <w:rPr>
          <w:rFonts w:ascii="Calibri" w:hAnsi="Calibri" w:cs="Calibri"/>
          <w:color w:val="000000"/>
          <w:shd w:val="clear" w:color="auto" w:fill="FFFFFF"/>
        </w:rPr>
      </w:pPr>
      <w:r w:rsidRPr="008F4CD5">
        <w:rPr>
          <w:rFonts w:ascii="Calibri" w:hAnsi="Calibri" w:cs="Calibri"/>
          <w:color w:val="000000"/>
          <w:shd w:val="clear" w:color="auto" w:fill="FFFFFF"/>
        </w:rPr>
        <w:t xml:space="preserve">When designing a survey, DS or SECR, the spacing between the </w:t>
      </w:r>
      <w:r w:rsidR="00032692">
        <w:rPr>
          <w:rFonts w:ascii="Calibri" w:hAnsi="Calibri" w:cs="Calibri"/>
          <w:color w:val="000000"/>
          <w:shd w:val="clear" w:color="auto" w:fill="FFFFFF"/>
        </w:rPr>
        <w:t xml:space="preserve">PAM </w:t>
      </w:r>
      <w:r w:rsidR="00456D1D">
        <w:rPr>
          <w:rFonts w:ascii="Calibri" w:hAnsi="Calibri" w:cs="Calibri"/>
          <w:color w:val="000000"/>
          <w:shd w:val="clear" w:color="auto" w:fill="FFFFFF"/>
        </w:rPr>
        <w:t>sensors</w:t>
      </w:r>
      <w:r w:rsidR="00032692">
        <w:rPr>
          <w:rFonts w:ascii="Calibri" w:hAnsi="Calibri" w:cs="Calibri"/>
          <w:color w:val="000000"/>
          <w:shd w:val="clear" w:color="auto" w:fill="FFFFFF"/>
        </w:rPr>
        <w:t xml:space="preserve"> </w:t>
      </w:r>
      <w:r w:rsidRPr="008F4CD5">
        <w:rPr>
          <w:rFonts w:ascii="Calibri" w:hAnsi="Calibri" w:cs="Calibri"/>
          <w:color w:val="000000"/>
          <w:shd w:val="clear" w:color="auto" w:fill="FFFFFF"/>
        </w:rPr>
        <w:t>needs to be large enough that, with a given budget, nodes can be distributed throughout the study area</w:t>
      </w:r>
      <w:commentRangeStart w:id="56"/>
      <w:r w:rsidRPr="008F4CD5">
        <w:rPr>
          <w:rFonts w:ascii="Calibri" w:hAnsi="Calibri" w:cs="Calibri"/>
          <w:color w:val="000000"/>
          <w:shd w:val="clear" w:color="auto" w:fill="FFFFFF"/>
        </w:rPr>
        <w:t xml:space="preserve">. For SECR, however, the spacing also needs to be small enough that a proportion of calls can be detected </w:t>
      </w:r>
      <w:commentRangeStart w:id="57"/>
      <w:commentRangeStart w:id="58"/>
      <w:r w:rsidRPr="008F4CD5">
        <w:rPr>
          <w:rFonts w:ascii="Calibri" w:hAnsi="Calibri" w:cs="Calibri"/>
          <w:color w:val="000000"/>
          <w:shd w:val="clear" w:color="auto" w:fill="FFFFFF"/>
        </w:rPr>
        <w:t xml:space="preserve">by two or more detectors </w:t>
      </w:r>
      <w:commentRangeEnd w:id="57"/>
      <w:r w:rsidR="004F6EE2">
        <w:rPr>
          <w:rStyle w:val="CommentReference"/>
          <w:rFonts w:ascii="Arial" w:hAnsi="Arial"/>
        </w:rPr>
        <w:commentReference w:id="57"/>
      </w:r>
      <w:commentRangeEnd w:id="58"/>
      <w:r w:rsidR="00456D1D">
        <w:rPr>
          <w:rStyle w:val="CommentReference"/>
          <w:rFonts w:ascii="Arial" w:hAnsi="Arial"/>
        </w:rPr>
        <w:commentReference w:id="58"/>
      </w:r>
      <w:r w:rsidRPr="008F4CD5">
        <w:rPr>
          <w:rFonts w:ascii="Calibri" w:hAnsi="Calibri" w:cs="Calibri"/>
          <w:color w:val="000000"/>
          <w:shd w:val="clear" w:color="auto" w:fill="FFFFFF"/>
        </w:rPr>
        <w:t xml:space="preserve">(e.g. Oedekoven et al. 2022). </w:t>
      </w:r>
      <w:commentRangeEnd w:id="56"/>
      <w:r w:rsidR="00F40044">
        <w:rPr>
          <w:rStyle w:val="CommentReference"/>
          <w:rFonts w:ascii="Arial" w:hAnsi="Arial"/>
        </w:rPr>
        <w:commentReference w:id="56"/>
      </w:r>
      <w:r w:rsidRPr="008F4CD5">
        <w:rPr>
          <w:rFonts w:ascii="Calibri" w:hAnsi="Calibri" w:cs="Calibri"/>
          <w:color w:val="000000"/>
          <w:shd w:val="clear" w:color="auto" w:fill="FFFFFF"/>
        </w:rPr>
        <w:t xml:space="preserve">Furthermore, SECR requires that individual </w:t>
      </w:r>
      <w:r w:rsidR="00456D1D">
        <w:rPr>
          <w:rFonts w:ascii="Calibri" w:hAnsi="Calibri" w:cs="Calibri"/>
          <w:color w:val="000000"/>
          <w:shd w:val="clear" w:color="auto" w:fill="FFFFFF"/>
        </w:rPr>
        <w:t>detections</w:t>
      </w:r>
      <w:commentRangeStart w:id="59"/>
      <w:commentRangeStart w:id="60"/>
      <w:r w:rsidRPr="008F4CD5">
        <w:rPr>
          <w:rFonts w:ascii="Calibri" w:hAnsi="Calibri" w:cs="Calibri"/>
          <w:color w:val="000000"/>
          <w:shd w:val="clear" w:color="auto" w:fill="FFFFFF"/>
        </w:rPr>
        <w:t xml:space="preserve"> </w:t>
      </w:r>
      <w:commentRangeEnd w:id="59"/>
      <w:r w:rsidR="006F3255">
        <w:rPr>
          <w:rStyle w:val="CommentReference"/>
          <w:rFonts w:ascii="Arial" w:hAnsi="Arial"/>
        </w:rPr>
        <w:commentReference w:id="59"/>
      </w:r>
      <w:commentRangeEnd w:id="60"/>
      <w:r w:rsidR="00456D1D">
        <w:rPr>
          <w:rStyle w:val="CommentReference"/>
          <w:rFonts w:ascii="Arial" w:hAnsi="Arial"/>
        </w:rPr>
        <w:commentReference w:id="60"/>
      </w:r>
      <w:r w:rsidRPr="008F4CD5">
        <w:rPr>
          <w:rFonts w:ascii="Calibri" w:hAnsi="Calibri" w:cs="Calibri"/>
          <w:color w:val="000000"/>
          <w:shd w:val="clear" w:color="auto" w:fill="FFFFFF"/>
        </w:rPr>
        <w:t xml:space="preserve">can be matched between </w:t>
      </w:r>
      <w:r w:rsidR="00032692">
        <w:rPr>
          <w:rFonts w:ascii="Calibri" w:hAnsi="Calibri" w:cs="Calibri"/>
          <w:color w:val="000000"/>
          <w:shd w:val="clear" w:color="auto" w:fill="FFFFFF"/>
        </w:rPr>
        <w:t>de</w:t>
      </w:r>
      <w:r w:rsidR="00456D1D">
        <w:rPr>
          <w:rFonts w:ascii="Calibri" w:hAnsi="Calibri" w:cs="Calibri"/>
          <w:color w:val="000000"/>
          <w:shd w:val="clear" w:color="auto" w:fill="FFFFFF"/>
        </w:rPr>
        <w:t>tectors</w:t>
      </w:r>
      <w:r w:rsidRPr="008F4CD5">
        <w:rPr>
          <w:rFonts w:ascii="Calibri" w:hAnsi="Calibri" w:cs="Calibri"/>
          <w:color w:val="000000"/>
          <w:shd w:val="clear" w:color="auto" w:fill="FFFFFF"/>
        </w:rPr>
        <w:t xml:space="preserve">. </w:t>
      </w:r>
      <w:commentRangeStart w:id="61"/>
      <w:commentRangeStart w:id="62"/>
      <w:r w:rsidRPr="008F4CD5">
        <w:rPr>
          <w:rFonts w:ascii="Calibri" w:hAnsi="Calibri" w:cs="Calibri"/>
          <w:color w:val="000000"/>
          <w:shd w:val="clear" w:color="auto" w:fill="FFFFFF"/>
        </w:rPr>
        <w:t>Hence, detailed knowledge about the range and characteristics of the calls is necessary.</w:t>
      </w:r>
      <w:commentRangeEnd w:id="61"/>
      <w:r w:rsidR="003A27B0">
        <w:rPr>
          <w:rStyle w:val="CommentReference"/>
          <w:rFonts w:ascii="Arial" w:hAnsi="Arial"/>
        </w:rPr>
        <w:commentReference w:id="61"/>
      </w:r>
      <w:commentRangeEnd w:id="62"/>
      <w:r w:rsidR="008E61F1">
        <w:rPr>
          <w:rStyle w:val="CommentReference"/>
          <w:rFonts w:ascii="Arial" w:hAnsi="Arial"/>
        </w:rPr>
        <w:commentReference w:id="62"/>
      </w:r>
      <w:r w:rsidRPr="008F4CD5">
        <w:rPr>
          <w:rFonts w:ascii="Calibri" w:hAnsi="Calibri" w:cs="Calibri"/>
          <w:color w:val="000000"/>
          <w:shd w:val="clear" w:color="auto" w:fill="FFFFFF"/>
        </w:rPr>
        <w:t xml:space="preserve"> DS methods require that at least for a representative proportion of the detections, distances to the detections can be obtained using the </w:t>
      </w:r>
      <w:commentRangeStart w:id="63"/>
      <w:commentRangeStart w:id="64"/>
      <w:commentRangeEnd w:id="63"/>
      <w:r w:rsidR="006F3255">
        <w:rPr>
          <w:rStyle w:val="CommentReference"/>
          <w:rFonts w:ascii="Arial" w:hAnsi="Arial"/>
        </w:rPr>
        <w:commentReference w:id="63"/>
      </w:r>
      <w:commentRangeEnd w:id="64"/>
      <w:r w:rsidR="003F31C0">
        <w:rPr>
          <w:rStyle w:val="CommentReference"/>
          <w:rFonts w:ascii="Arial" w:hAnsi="Arial"/>
        </w:rPr>
        <w:commentReference w:id="64"/>
      </w:r>
      <w:r w:rsidR="003F31C0">
        <w:rPr>
          <w:rFonts w:ascii="Calibri" w:hAnsi="Calibri" w:cs="Calibri"/>
          <w:color w:val="000000"/>
          <w:shd w:val="clear" w:color="auto" w:fill="FFFFFF"/>
        </w:rPr>
        <w:t>acoustic recorders</w:t>
      </w:r>
      <w:r w:rsidR="006F3255">
        <w:rPr>
          <w:rFonts w:ascii="Calibri" w:hAnsi="Calibri" w:cs="Calibri"/>
          <w:color w:val="000000"/>
          <w:shd w:val="clear" w:color="auto" w:fill="FFFFFF"/>
        </w:rPr>
        <w:t xml:space="preserve"> </w:t>
      </w:r>
      <w:r w:rsidRPr="008F4CD5">
        <w:rPr>
          <w:rFonts w:ascii="Calibri" w:hAnsi="Calibri" w:cs="Calibri"/>
          <w:color w:val="000000"/>
          <w:shd w:val="clear" w:color="auto" w:fill="FFFFFF"/>
        </w:rPr>
        <w:t>from which a detection function can be estimated reliably</w:t>
      </w:r>
      <w:r w:rsidR="003F31C0">
        <w:rPr>
          <w:rStyle w:val="CommentReference"/>
          <w:rFonts w:ascii="Arial" w:hAnsi="Arial"/>
        </w:rPr>
        <w:t xml:space="preserve">. </w:t>
      </w:r>
    </w:p>
    <w:p w14:paraId="0A299168" w14:textId="19F583DE" w:rsidR="00802720" w:rsidRPr="00802720" w:rsidRDefault="00802720" w:rsidP="003540EC">
      <w:pPr>
        <w:jc w:val="both"/>
        <w:rPr>
          <w:b/>
          <w:bCs/>
          <w:i/>
          <w:iCs/>
        </w:rPr>
      </w:pPr>
      <w:r w:rsidRPr="00062184">
        <w:t xml:space="preserve">Despite being a relatively recent addition to the statistical toolbox, SCR is considered to be a “standard” abundance and density estimation approach given its genesis from mark-recapture and distance sampling methods </w:t>
      </w:r>
      <w:r>
        <w:fldChar w:fldCharType="begin"/>
      </w:r>
      <w:r>
        <w:instrText xml:space="preserve"> ADDIN EN.CITE &lt;EndNote&gt;&lt;Cite&gt;&lt;Author&gt;Borchers&lt;/Author&gt;&lt;Year&gt;2012&lt;/Year&gt;&lt;RecNum&gt;3503&lt;/RecNum&gt;&lt;DisplayText&gt;(Borchers, 2012; Borchers et al., 2015)&lt;/DisplayText&gt;&lt;record&gt;&lt;rec-number&gt;3503&lt;/rec-number&gt;&lt;foreign-keys&gt;&lt;key app="EN" db-id="5xxdr0p9tdsarte0w5gvf0xxvr9a0pa2255s" timestamp="1617126661" guid="5a954d53-a5d9-4961-b4f6-f3490f4b1bb8"&gt;3503&lt;/key&gt;&lt;/foreign-keys&gt;&lt;ref-type name="Journal Article"&gt;17&lt;/ref-type&gt;&lt;contributors&gt;&lt;authors&gt;&lt;author&gt;Borchers, David&lt;/author&gt;&lt;/authors&gt;&lt;/contributors&gt;&lt;titles&gt;&lt;title&gt;A non-technical overview of spatially explicit capture–recapture models&lt;/title&gt;&lt;secondary-title&gt;Journal of Ornithology&lt;/secondary-title&gt;&lt;/titles&gt;&lt;periodical&gt;&lt;full-title&gt;Journal of Ornithology&lt;/full-title&gt;&lt;/periodical&gt;&lt;pages&gt;435-444&lt;/pages&gt;&lt;volume&gt;152&lt;/volume&gt;&lt;number&gt;2&lt;/number&gt;&lt;dates&gt;&lt;year&gt;2012&lt;/year&gt;&lt;/dates&gt;&lt;isbn&gt;2193-7192&lt;/isbn&gt;&lt;urls&gt;&lt;/urls&gt;&lt;/record&gt;&lt;/Cite&gt;&lt;Cite&gt;&lt;Author&gt;Borchers&lt;/Author&gt;&lt;Year&gt;2015&lt;/Year&gt;&lt;RecNum&gt;2776&lt;/RecNum&gt;&lt;record&gt;&lt;rec-number&gt;2776&lt;/rec-number&gt;&lt;foreign-keys&gt;&lt;key app="EN" db-id="5xxdr0p9tdsarte0w5gvf0xxvr9a0pa2255s" timestamp="1617120004" guid="32178c41-21ee-407c-9b67-261d15c78c2a"&gt;2776&lt;/key&gt;&lt;/foreign-keys&gt;&lt;ref-type name="Journal Article"&gt;17&lt;/ref-type&gt;&lt;contributors&gt;&lt;authors&gt;&lt;author&gt;Borchers, DL&lt;/author&gt;&lt;author&gt;Stevenson, BC&lt;/author&gt;&lt;author&gt;Kidney, D&lt;/author&gt;&lt;author&gt;Thomas, L&lt;/author&gt;&lt;author&gt;Marques, TA&lt;/author&gt;&lt;/authors&gt;&lt;/contributors&gt;&lt;titles&gt;&lt;title&gt;A unifying model for capture–recapture and distance sampling surveys of wildlife populations&lt;/title&gt;&lt;secondary-title&gt;Journal of the American Statistical Association&lt;/secondary-title&gt;&lt;/titles&gt;&lt;periodical&gt;&lt;full-title&gt;Journal of the American Statistical Association&lt;/full-title&gt;&lt;/periodical&gt;&lt;pages&gt;195-204&lt;/pages&gt;&lt;volume&gt;110&lt;/volume&gt;&lt;number&gt;509&lt;/number&gt;&lt;dates&gt;&lt;year&gt;2015&lt;/year&gt;&lt;/dates&gt;&lt;isbn&gt;0162-1459&lt;/isbn&gt;&lt;urls&gt;&lt;related-urls&gt;&lt;url&gt;https://www.ncbi.nlm.nih.gov/pmc/articles/PMC4440664/pdf/uasa-110-195.pdf&lt;/url&gt;&lt;/related-urls&gt;&lt;/urls&gt;&lt;/record&gt;&lt;/Cite&gt;&lt;/EndNote&gt;</w:instrText>
      </w:r>
      <w:r>
        <w:fldChar w:fldCharType="separate"/>
      </w:r>
      <w:r>
        <w:rPr>
          <w:noProof/>
        </w:rPr>
        <w:t>(Borchers, 2012; Borchers et al., 2015)</w:t>
      </w:r>
      <w:r>
        <w:fldChar w:fldCharType="end"/>
      </w:r>
      <w:r w:rsidRPr="00062184">
        <w:t>. SCR has also become a frequently</w:t>
      </w:r>
      <w:r w:rsidR="006122DE">
        <w:t>-</w:t>
      </w:r>
      <w:r w:rsidRPr="00062184">
        <w:t xml:space="preserve">used tool for estimating </w:t>
      </w:r>
      <w:r w:rsidR="00D561D7">
        <w:lastRenderedPageBreak/>
        <w:t xml:space="preserve">vocalization </w:t>
      </w:r>
      <w:r w:rsidRPr="00062184">
        <w:t xml:space="preserve">density or abundance </w:t>
      </w:r>
      <w:r>
        <w:fldChar w:fldCharType="begin"/>
      </w:r>
      <w:r w:rsidR="0068770C">
        <w:instrText xml:space="preserve"> ADDIN EN.CITE &lt;EndNote&gt;&lt;Cite&gt;&lt;Author&gt;Stevenson&lt;/Author&gt;&lt;Year&gt;2015&lt;/Year&gt;&lt;RecNum&gt;2719&lt;/RecNum&gt;&lt;DisplayText&gt;(Stevenson et al., 2015)&lt;/DisplayText&gt;&lt;record&gt;&lt;rec-number&gt;2719&lt;/rec-number&gt;&lt;foreign-keys&gt;&lt;key app="EN" db-id="5xxdr0p9tdsarte0w5gvf0xxvr9a0pa2255s" timestamp="1617119996" guid="c6fc7c84-8be1-49eb-8ae0-f7ffde21e622"&gt;2719&lt;/key&gt;&lt;/foreign-keys&gt;&lt;ref-type name="Journal Article"&gt;17&lt;/ref-type&gt;&lt;contributors&gt;&lt;authors&gt;&lt;author&gt;Stevenson, Ben C&lt;/author&gt;&lt;author&gt;Borchers, David L&lt;/author&gt;&lt;author&gt;Altwegg, Res&lt;/author&gt;&lt;author&gt;Swift, René J&lt;/author&gt;&lt;author&gt;Gillespie, Douglas M&lt;/author&gt;&lt;author&gt;Measey, G John&lt;/author&gt;&lt;/authors&gt;&lt;/contributors&gt;&lt;titles&gt;&lt;title&gt;A general framework for animal density estimation from acoustic detections across a fixed microphone array&lt;/title&gt;&lt;secondary-title&gt;Methods in Ecology and Evolution&lt;/secondary-title&gt;&lt;/titles&gt;&lt;periodical&gt;&lt;full-title&gt;Methods in Ecology and Evolution&lt;/full-title&gt;&lt;/periodical&gt;&lt;pages&gt;38-48&lt;/pages&gt;&lt;volume&gt;6&lt;/volume&gt;&lt;number&gt;1&lt;/number&gt;&lt;dates&gt;&lt;year&gt;2015&lt;/year&gt;&lt;/dates&gt;&lt;isbn&gt;2041-210X&lt;/isbn&gt;&lt;urls&gt;&lt;/urls&gt;&lt;/record&gt;&lt;/Cite&gt;&lt;/EndNote&gt;</w:instrText>
      </w:r>
      <w:r>
        <w:fldChar w:fldCharType="separate"/>
      </w:r>
      <w:r w:rsidR="0068770C">
        <w:rPr>
          <w:noProof/>
        </w:rPr>
        <w:t>(Stevenson et al., 2015)</w:t>
      </w:r>
      <w:r>
        <w:fldChar w:fldCharType="end"/>
      </w:r>
      <w:r w:rsidRPr="00062184">
        <w:t>.</w:t>
      </w:r>
      <w:r w:rsidR="00F40044">
        <w:t xml:space="preserve"> </w:t>
      </w:r>
      <w:r w:rsidRPr="00062184">
        <w:t>In contrast to distance sampling, SCR does not require distances to the detections for estimating the detection function or call density. It does require, however, that call detections are matched between different detectors. This ‘recapturing’ of detected calls enables the detection probability</w:t>
      </w:r>
      <w:r w:rsidR="006F3255">
        <w:t xml:space="preserve"> of the sounds</w:t>
      </w:r>
      <w:r w:rsidRPr="00062184">
        <w:t xml:space="preserve"> around the sensors</w:t>
      </w:r>
      <w:r w:rsidR="00664325">
        <w:t xml:space="preserve"> to be estimated</w:t>
      </w:r>
      <w:r w:rsidRPr="00062184">
        <w:t>. In contrast to standard mark-recapture methods</w:t>
      </w:r>
      <w:r w:rsidR="006F3255">
        <w:t>, for which abundance is strictly undefined,</w:t>
      </w:r>
      <w:del w:id="65" w:author="Megan Ryder" w:date="2022-12-06T10:08:00Z">
        <w:r w:rsidR="00B121CE" w:rsidRPr="008D5CD5">
          <w:rPr>
            <w:highlight w:val="yellow"/>
          </w:rPr>
          <w:fldChar w:fldCharType="begin"/>
        </w:r>
      </w:del>
      <w:r w:rsidR="0068770C">
        <w:rPr>
          <w:highlight w:val="yellow"/>
        </w:rPr>
        <w:instrText xml:space="preserve"> ADDIN EN.CITE &lt;EndNote&gt;&lt;Cite Hidden="1"&gt;&lt;Author&gt;Borchers&lt;/Author&gt;&lt;Year&gt;2002&lt;/Year&gt;&lt;RecNum&gt;2705&lt;/RecNum&gt;&lt;record&gt;&lt;rec-number&gt;2705&lt;/rec-number&gt;&lt;foreign-keys&gt;&lt;key app="EN" db-id="5xxdr0p9tdsarte0w5gvf0xxvr9a0pa2255s" timestamp="1617119996" guid="959c1a18-6e20-48b4-89fa-fb94d8436978"&gt;2705&lt;/key&gt;&lt;/foreign-keys&gt;&lt;ref-type name="Book"&gt;6&lt;/ref-type&gt;&lt;contributors&gt;&lt;authors&gt;&lt;author&gt;Borchers, David L&lt;/author&gt;&lt;author&gt;Buckland, Stephen T&lt;/author&gt;&lt;author&gt;Zucchini, Walter&lt;/author&gt;&lt;/authors&gt;&lt;/contributors&gt;&lt;titles&gt;&lt;title&gt;Estimating animal abundance: closed populations&lt;/title&gt;&lt;/titles&gt;&lt;volume&gt;13&lt;/volume&gt;&lt;dates&gt;&lt;year&gt;2002&lt;/year&gt;&lt;/dates&gt;&lt;publisher&gt;Springer Science &amp;amp; Business Media&lt;/publisher&gt;&lt;isbn&gt;1852335602&lt;/isbn&gt;&lt;urls&gt;&lt;/urls&gt;&lt;/record&gt;&lt;/Cite&gt;&lt;Cite Hidden="1"&gt;&lt;Author&gt;Borchers&lt;/Author&gt;&lt;Year&gt;2002&lt;/Year&gt;&lt;RecNum&gt;2705&lt;/RecNum&gt;&lt;record&gt;&lt;rec-number&gt;2705&lt;/rec-number&gt;&lt;foreign-keys&gt;&lt;key app="EN" db-id="5xxdr0p9tdsarte0w5gvf0xxvr9a0pa2255s" timestamp="1617119996" guid="959c1a18-6e20-48b4-89fa-fb94d8436978"&gt;2705&lt;/key&gt;&lt;/foreign-keys&gt;&lt;ref-type name="Book"&gt;6&lt;/ref-type&gt;&lt;contributors&gt;&lt;authors&gt;&lt;author&gt;Borchers, David L&lt;/author&gt;&lt;author&gt;Buckland, Stephen T&lt;/author&gt;&lt;author&gt;Zucchini, Walter&lt;/author&gt;&lt;/authors&gt;&lt;/contributors&gt;&lt;titles&gt;&lt;title&gt;Estimating animal abundance: closed populations&lt;/title&gt;&lt;/titles&gt;&lt;volume&gt;13&lt;/volume&gt;&lt;dates&gt;&lt;year&gt;2002&lt;/year&gt;&lt;/dates&gt;&lt;publisher&gt;Springer Science &amp;amp; Business Media&lt;/publisher&gt;&lt;isbn&gt;1852335602&lt;/isbn&gt;&lt;urls&gt;&lt;/urls&gt;&lt;/record&gt;&lt;/Cite&gt;&lt;/EndNote&gt;</w:instrText>
      </w:r>
      <w:del w:id="66" w:author="Megan Ryder" w:date="2022-12-06T10:08:00Z">
        <w:r w:rsidR="00B121CE" w:rsidRPr="008D5CD5">
          <w:rPr>
            <w:highlight w:val="yellow"/>
          </w:rPr>
          <w:fldChar w:fldCharType="end"/>
        </w:r>
      </w:del>
      <w:r w:rsidR="0068770C">
        <w:t xml:space="preserve"> </w:t>
      </w:r>
      <w:r w:rsidRPr="00062184">
        <w:t xml:space="preserve"> SCR allows </w:t>
      </w:r>
      <w:r w:rsidR="00132D3A">
        <w:t>the</w:t>
      </w:r>
      <w:r w:rsidR="006F3255">
        <w:t xml:space="preserve"> estima</w:t>
      </w:r>
      <w:r w:rsidR="00132D3A">
        <w:t>tion of</w:t>
      </w:r>
      <w:r w:rsidR="006F3255">
        <w:t xml:space="preserve"> both </w:t>
      </w:r>
      <w:r w:rsidRPr="00062184">
        <w:t>density and abundance</w:t>
      </w:r>
      <w:r w:rsidR="006122DE">
        <w:t xml:space="preserve"> </w:t>
      </w:r>
      <w:r w:rsidR="006F3255">
        <w:t>for a given area</w:t>
      </w:r>
      <w:r w:rsidRPr="00062184">
        <w:t>.</w:t>
      </w:r>
      <w:r w:rsidR="006F3255">
        <w:t xml:space="preserve"> Further, because the heterogeneity in detection probability </w:t>
      </w:r>
      <w:r w:rsidR="007B7766">
        <w:t xml:space="preserve">is modelled </w:t>
      </w:r>
      <w:r w:rsidR="006F3255">
        <w:t xml:space="preserve">as a function of the location, </w:t>
      </w:r>
      <w:r w:rsidR="00132D3A">
        <w:t xml:space="preserve">SCR </w:t>
      </w:r>
      <w:r w:rsidR="006F3255">
        <w:t xml:space="preserve">methods deal directly with </w:t>
      </w:r>
      <w:r w:rsidR="00132D3A">
        <w:t>the</w:t>
      </w:r>
      <w:r w:rsidR="006F3255">
        <w:t xml:space="preserve"> unmodelled heterogeneity that</w:t>
      </w:r>
      <w:r w:rsidR="001826FD">
        <w:t xml:space="preserve"> poses a challenge to</w:t>
      </w:r>
      <w:r w:rsidR="006F3255">
        <w:t xml:space="preserve"> conventional CR (e.g.</w:t>
      </w:r>
      <w:r w:rsidR="006122DE">
        <w:t>,</w:t>
      </w:r>
      <w:r w:rsidR="006F3255">
        <w:t xml:space="preserve"> </w:t>
      </w:r>
      <w:r w:rsidR="00E41115">
        <w:fldChar w:fldCharType="begin"/>
      </w:r>
      <w:r w:rsidR="00EB5CC7">
        <w:instrText xml:space="preserve"> ADDIN EN.CITE &lt;EndNote&gt;&lt;Cite AuthorYear="1"&gt;&lt;Author&gt;Link&lt;/Author&gt;&lt;Year&gt;2004&lt;/Year&gt;&lt;RecNum&gt;8592&lt;/RecNum&gt;&lt;DisplayText&gt;Link (2004)&lt;/DisplayText&gt;&lt;record&gt;&lt;rec-number&gt;8592&lt;/rec-number&gt;&lt;foreign-keys&gt;&lt;key app="EN" db-id="5xxdr0p9tdsarte0w5gvf0xxvr9a0pa2255s" timestamp="1670518490" guid="480dbadd-6ff2-4168-af8d-eedbe994bd14"&gt;8592&lt;/key&gt;&lt;/foreign-keys&gt;&lt;ref-type name="Journal Article"&gt;17&lt;/ref-type&gt;&lt;contributors&gt;&lt;authors&gt;&lt;author&gt;Link, William A&lt;/author&gt;&lt;/authors&gt;&lt;/contributors&gt;&lt;titles&gt;&lt;title&gt;Individual heterogeneity and identifiability in capture–recapture models&lt;/title&gt;&lt;secondary-title&gt;Animal Biodiversity and Conservation&lt;/secondary-title&gt;&lt;/titles&gt;&lt;periodical&gt;&lt;full-title&gt;Animal Biodiversity and Conservation&lt;/full-title&gt;&lt;/periodical&gt;&lt;pages&gt;87-91&lt;/pages&gt;&lt;volume&gt;27&lt;/volume&gt;&lt;number&gt;1&lt;/number&gt;&lt;dates&gt;&lt;year&gt;2004&lt;/year&gt;&lt;/dates&gt;&lt;isbn&gt;2014-928X&lt;/isbn&gt;&lt;urls&gt;&lt;/urls&gt;&lt;/record&gt;&lt;/Cite&gt;&lt;/EndNote&gt;</w:instrText>
      </w:r>
      <w:r w:rsidR="00E41115">
        <w:fldChar w:fldCharType="separate"/>
      </w:r>
      <w:r w:rsidR="00E41115">
        <w:rPr>
          <w:noProof/>
        </w:rPr>
        <w:t>Link (2004)</w:t>
      </w:r>
      <w:r w:rsidR="00E41115">
        <w:fldChar w:fldCharType="end"/>
      </w:r>
      <w:r w:rsidR="00E41115">
        <w:t>).</w:t>
      </w:r>
      <w:r w:rsidRPr="00062184">
        <w:t xml:space="preserve"> </w:t>
      </w:r>
      <w:r w:rsidR="00B121CE" w:rsidRPr="00062184">
        <w:t xml:space="preserve">SCR has been successfully applied to both visual </w:t>
      </w:r>
      <w:r w:rsidR="00B121CE">
        <w:fldChar w:fldCharType="begin"/>
      </w:r>
      <w:r w:rsidR="0068770C">
        <w:instrText xml:space="preserve"> ADDIN EN.CITE &lt;EndNote&gt;&lt;Cite&gt;&lt;Author&gt;Pirotta&lt;/Author&gt;&lt;Year&gt;2015&lt;/Year&gt;&lt;RecNum&gt;8513&lt;/RecNum&gt;&lt;DisplayText&gt;(Pirotta et al., 2015)&lt;/DisplayText&gt;&lt;record&gt;&lt;rec-number&gt;8513&lt;/rec-number&gt;&lt;foreign-keys&gt;&lt;key app="EN" db-id="5xxdr0p9tdsarte0w5gvf0xxvr9a0pa2255s" timestamp="1669578518" guid="a6cb08d5-f8d9-4e47-b5e3-69e35f4ae598"&gt;8513&lt;/key&gt;&lt;/foreign-keys&gt;&lt;ref-type name="Journal Article"&gt;17&lt;/ref-type&gt;&lt;contributors&gt;&lt;authors&gt;&lt;author&gt;Pirotta, Enrico&lt;/author&gt;&lt;author&gt;Thompson, Paul M&lt;/author&gt;&lt;author&gt;Cheney, Barbara&lt;/author&gt;&lt;author&gt;Donovan, Carl R&lt;/author&gt;&lt;author&gt;Lusseau, David&lt;/author&gt;&lt;/authors&gt;&lt;/contributors&gt;&lt;titles&gt;&lt;title&gt;Estimating spatial, temporal and individual variability in dolphin cumulative exposure to boat traffic using spatially explicit capture–recapture methods&lt;/title&gt;&lt;secondary-title&gt;Animal Conservation&lt;/secondary-title&gt;&lt;/titles&gt;&lt;periodical&gt;&lt;full-title&gt;Animal Conservation&lt;/full-title&gt;&lt;/periodical&gt;&lt;pages&gt;20-31&lt;/pages&gt;&lt;volume&gt;18&lt;/volume&gt;&lt;number&gt;1&lt;/number&gt;&lt;dates&gt;&lt;year&gt;2015&lt;/year&gt;&lt;/dates&gt;&lt;isbn&gt;1367-9430&lt;/isbn&gt;&lt;urls&gt;&lt;/urls&gt;&lt;/record&gt;&lt;/Cite&gt;&lt;/EndNote&gt;</w:instrText>
      </w:r>
      <w:r w:rsidR="00B121CE">
        <w:fldChar w:fldCharType="separate"/>
      </w:r>
      <w:r w:rsidR="00B121CE">
        <w:rPr>
          <w:noProof/>
        </w:rPr>
        <w:t>(Pirotta et al., 2015)</w:t>
      </w:r>
      <w:r w:rsidR="00B121CE">
        <w:fldChar w:fldCharType="end"/>
      </w:r>
      <w:r w:rsidR="00B121CE" w:rsidRPr="00062184">
        <w:t xml:space="preserve"> and passive acoustic data to estimate the abundance and density of marine mammals.</w:t>
      </w:r>
      <w:r w:rsidR="00E41115">
        <w:t xml:space="preserve"> </w:t>
      </w:r>
    </w:p>
    <w:p w14:paraId="75EF2AF8" w14:textId="22AE44DE" w:rsidR="003E13B1" w:rsidRDefault="003E13B1" w:rsidP="003540EC">
      <w:pPr>
        <w:jc w:val="both"/>
        <w:rPr>
          <w:rFonts w:cstheme="minorHAnsi"/>
        </w:rPr>
      </w:pPr>
      <w:r>
        <w:rPr>
          <w:rFonts w:cstheme="minorHAnsi"/>
        </w:rPr>
        <w:t xml:space="preserve">To determine the appropriate method for density estimation from PAM, it is important to identify the target species for the survey, </w:t>
      </w:r>
      <w:commentRangeStart w:id="67"/>
      <w:r>
        <w:rPr>
          <w:rFonts w:cstheme="minorHAnsi"/>
        </w:rPr>
        <w:t xml:space="preserve">whereby </w:t>
      </w:r>
      <w:commentRangeEnd w:id="67"/>
      <w:r w:rsidR="006122DE">
        <w:rPr>
          <w:rStyle w:val="CommentReference"/>
          <w:rFonts w:ascii="Arial" w:hAnsi="Arial"/>
        </w:rPr>
        <w:commentReference w:id="67"/>
      </w:r>
      <w:r>
        <w:rPr>
          <w:rFonts w:cstheme="minorHAnsi"/>
        </w:rPr>
        <w:t xml:space="preserve">auxiliary information is required regarding the species of interest. The call frequencies, cue </w:t>
      </w:r>
      <w:r w:rsidR="003F11E6">
        <w:rPr>
          <w:rFonts w:cstheme="minorHAnsi"/>
        </w:rPr>
        <w:t xml:space="preserve">production </w:t>
      </w:r>
      <w:r>
        <w:rPr>
          <w:rFonts w:cstheme="minorHAnsi"/>
        </w:rPr>
        <w:t xml:space="preserve">rates, species behaviour and vocal detection ranges are all relevant considerations when selecting an appropriate method for density estimation using passive acoustic monitoring. This information will influence the array design, hydrophone elements, and sampling frequency. </w:t>
      </w:r>
      <w:r w:rsidR="00463B1C">
        <w:rPr>
          <w:rFonts w:cstheme="minorHAnsi"/>
        </w:rPr>
        <w:t xml:space="preserve">A sensitivity analysis using the </w:t>
      </w:r>
      <w:r w:rsidRPr="00863C0E">
        <w:rPr>
          <w:rFonts w:cstheme="minorHAnsi"/>
        </w:rPr>
        <w:t xml:space="preserve">original AVADECAF </w:t>
      </w:r>
      <w:r w:rsidR="00463B1C">
        <w:rPr>
          <w:rFonts w:cstheme="minorHAnsi"/>
        </w:rPr>
        <w:t xml:space="preserve">tool has been carried out </w:t>
      </w:r>
      <w:r w:rsidRPr="00863C0E">
        <w:rPr>
          <w:rFonts w:cstheme="minorHAnsi"/>
        </w:rPr>
        <w:t>(Booth et al., 2017)</w:t>
      </w:r>
      <w:r w:rsidR="00463B1C">
        <w:rPr>
          <w:rFonts w:cstheme="minorHAnsi"/>
        </w:rPr>
        <w:t xml:space="preserve"> to </w:t>
      </w:r>
      <w:commentRangeStart w:id="68"/>
      <w:r w:rsidRPr="00863C0E">
        <w:rPr>
          <w:rFonts w:cstheme="minorHAnsi"/>
        </w:rPr>
        <w:t xml:space="preserve">determine the importance of each of </w:t>
      </w:r>
      <w:r w:rsidR="00463B1C">
        <w:rPr>
          <w:rFonts w:cstheme="minorHAnsi"/>
        </w:rPr>
        <w:t>the</w:t>
      </w:r>
      <w:r w:rsidR="00583DC6">
        <w:rPr>
          <w:rFonts w:cstheme="minorHAnsi"/>
        </w:rPr>
        <w:t>se</w:t>
      </w:r>
      <w:r w:rsidR="00463B1C">
        <w:rPr>
          <w:rFonts w:cstheme="minorHAnsi"/>
        </w:rPr>
        <w:t xml:space="preserve"> key </w:t>
      </w:r>
      <w:r w:rsidR="00583DC6">
        <w:rPr>
          <w:rFonts w:cstheme="minorHAnsi"/>
        </w:rPr>
        <w:t xml:space="preserve">input </w:t>
      </w:r>
      <w:r w:rsidR="00463B1C">
        <w:rPr>
          <w:rFonts w:cstheme="minorHAnsi"/>
        </w:rPr>
        <w:t>variables</w:t>
      </w:r>
      <w:r w:rsidRPr="00863C0E">
        <w:rPr>
          <w:rFonts w:cstheme="minorHAnsi"/>
        </w:rPr>
        <w:t xml:space="preserve">, including </w:t>
      </w:r>
      <w:r w:rsidR="00F40044">
        <w:rPr>
          <w:rFonts w:cstheme="minorHAnsi"/>
        </w:rPr>
        <w:t xml:space="preserve">both the survey design and </w:t>
      </w:r>
      <w:r w:rsidRPr="00863C0E">
        <w:rPr>
          <w:rFonts w:cstheme="minorHAnsi"/>
        </w:rPr>
        <w:t>species-specific parameters</w:t>
      </w:r>
      <w:commentRangeEnd w:id="68"/>
      <w:r w:rsidR="006122DE">
        <w:rPr>
          <w:rStyle w:val="CommentReference"/>
          <w:rFonts w:ascii="Arial" w:hAnsi="Arial"/>
        </w:rPr>
        <w:commentReference w:id="68"/>
      </w:r>
      <w:r w:rsidRPr="00863C0E">
        <w:rPr>
          <w:rFonts w:cstheme="minorHAnsi"/>
        </w:rPr>
        <w:t>.</w:t>
      </w:r>
      <w:r w:rsidR="000D2022">
        <w:rPr>
          <w:rFonts w:cstheme="minorHAnsi"/>
        </w:rPr>
        <w:t xml:space="preserve"> </w:t>
      </w:r>
      <w:r w:rsidR="009D3D8D">
        <w:rPr>
          <w:rFonts w:cstheme="minorHAnsi"/>
        </w:rPr>
        <w:t xml:space="preserve">This report includes </w:t>
      </w:r>
      <w:r w:rsidRPr="00863C0E">
        <w:rPr>
          <w:rFonts w:cstheme="minorHAnsi"/>
        </w:rPr>
        <w:t xml:space="preserve">a brief overview of parameter sensitivity, however the original report (Booth et al., 2017) </w:t>
      </w:r>
      <w:r w:rsidR="009D3D8D">
        <w:rPr>
          <w:rFonts w:cstheme="minorHAnsi"/>
        </w:rPr>
        <w:t>contains a</w:t>
      </w:r>
      <w:r w:rsidRPr="00863C0E">
        <w:rPr>
          <w:rFonts w:cstheme="minorHAnsi"/>
        </w:rPr>
        <w:t xml:space="preserve"> comprehensive</w:t>
      </w:r>
      <w:r w:rsidR="009D3D8D">
        <w:rPr>
          <w:rFonts w:cstheme="minorHAnsi"/>
        </w:rPr>
        <w:t xml:space="preserve"> set of</w:t>
      </w:r>
      <w:r w:rsidRPr="00863C0E">
        <w:rPr>
          <w:rFonts w:cstheme="minorHAnsi"/>
        </w:rPr>
        <w:t xml:space="preserve"> results</w:t>
      </w:r>
      <w:r w:rsidR="009D3D8D">
        <w:rPr>
          <w:rFonts w:cstheme="minorHAnsi"/>
        </w:rPr>
        <w:t xml:space="preserve"> and outputs</w:t>
      </w:r>
      <w:r w:rsidRPr="00863C0E">
        <w:rPr>
          <w:rFonts w:cstheme="minorHAnsi"/>
        </w:rPr>
        <w:t xml:space="preserve">. </w:t>
      </w:r>
    </w:p>
    <w:p w14:paraId="6F407263" w14:textId="19E8C726" w:rsidR="003E13B1" w:rsidRPr="00062184" w:rsidRDefault="00917EA9" w:rsidP="003540EC">
      <w:pPr>
        <w:pStyle w:val="Heading2"/>
        <w:jc w:val="both"/>
      </w:pPr>
      <w:r>
        <w:t>Implementation of models in the AVADECAF tool</w:t>
      </w:r>
      <w:r w:rsidR="00467AD2">
        <w:t xml:space="preserve"> </w:t>
      </w:r>
    </w:p>
    <w:p w14:paraId="010B1C42" w14:textId="4E4813DE" w:rsidR="00435554" w:rsidRDefault="004A7B88" w:rsidP="003540EC">
      <w:pPr>
        <w:jc w:val="both"/>
      </w:pPr>
      <w:r>
        <w:rPr>
          <w:rFonts w:cstheme="minorHAnsi"/>
        </w:rPr>
        <w:t>The simulation workflow w</w:t>
      </w:r>
      <w:r w:rsidR="00435554" w:rsidRPr="00056666">
        <w:rPr>
          <w:rFonts w:cstheme="minorHAnsi"/>
        </w:rPr>
        <w:t xml:space="preserve">ithin the AVADECAF tool </w:t>
      </w:r>
      <w:r>
        <w:rPr>
          <w:rFonts w:cstheme="minorHAnsi"/>
        </w:rPr>
        <w:t>includes</w:t>
      </w:r>
      <w:r w:rsidR="00435554" w:rsidRPr="00056666">
        <w:rPr>
          <w:rFonts w:cstheme="minorHAnsi"/>
        </w:rPr>
        <w:t xml:space="preserve"> the creation of a study region, the generation of a survey design (the number of </w:t>
      </w:r>
      <w:commentRangeStart w:id="69"/>
      <w:commentRangeStart w:id="70"/>
      <w:r w:rsidR="00435554" w:rsidRPr="00056666">
        <w:rPr>
          <w:rFonts w:cstheme="minorHAnsi"/>
        </w:rPr>
        <w:t xml:space="preserve">localising hydrophones </w:t>
      </w:r>
      <w:commentRangeEnd w:id="69"/>
      <w:r w:rsidR="009B0A59">
        <w:rPr>
          <w:rStyle w:val="CommentReference"/>
          <w:rFonts w:ascii="Arial" w:hAnsi="Arial"/>
        </w:rPr>
        <w:commentReference w:id="69"/>
      </w:r>
      <w:commentRangeEnd w:id="70"/>
      <w:r w:rsidR="00F87C4F">
        <w:rPr>
          <w:rStyle w:val="CommentReference"/>
          <w:rFonts w:ascii="Arial" w:hAnsi="Arial"/>
        </w:rPr>
        <w:commentReference w:id="70"/>
      </w:r>
      <w:r w:rsidR="00435554" w:rsidRPr="00056666">
        <w:rPr>
          <w:rFonts w:cstheme="minorHAnsi"/>
        </w:rPr>
        <w:t xml:space="preserve">and </w:t>
      </w:r>
      <w:r w:rsidR="00F87C4F">
        <w:rPr>
          <w:rFonts w:cstheme="minorHAnsi"/>
        </w:rPr>
        <w:t xml:space="preserve">non-localising hydrophones) </w:t>
      </w:r>
      <w:r w:rsidR="00435554" w:rsidRPr="00056666">
        <w:rPr>
          <w:rFonts w:cstheme="minorHAnsi"/>
        </w:rPr>
        <w:t xml:space="preserve">and </w:t>
      </w:r>
      <w:r w:rsidR="00435554">
        <w:rPr>
          <w:rFonts w:cstheme="minorHAnsi"/>
        </w:rPr>
        <w:t xml:space="preserve">the </w:t>
      </w:r>
      <w:r w:rsidR="00435554" w:rsidRPr="00056666">
        <w:rPr>
          <w:rFonts w:cstheme="minorHAnsi"/>
        </w:rPr>
        <w:t>simulat</w:t>
      </w:r>
      <w:r w:rsidR="00435554">
        <w:rPr>
          <w:rFonts w:cstheme="minorHAnsi"/>
        </w:rPr>
        <w:t>ion of</w:t>
      </w:r>
      <w:r w:rsidR="00435554" w:rsidRPr="00056666">
        <w:rPr>
          <w:rFonts w:cstheme="minorHAnsi"/>
        </w:rPr>
        <w:t xml:space="preserve"> the species of interest</w:t>
      </w:r>
      <w:r w:rsidR="00435554">
        <w:rPr>
          <w:rFonts w:cstheme="minorHAnsi"/>
        </w:rPr>
        <w:t xml:space="preserve"> derived from</w:t>
      </w:r>
      <w:r w:rsidR="00435554" w:rsidRPr="00056666">
        <w:rPr>
          <w:rFonts w:cstheme="minorHAnsi"/>
        </w:rPr>
        <w:t xml:space="preserve"> </w:t>
      </w:r>
      <w:r w:rsidR="00435554">
        <w:rPr>
          <w:rFonts w:cstheme="minorHAnsi"/>
        </w:rPr>
        <w:t>population</w:t>
      </w:r>
      <w:r w:rsidR="00435554" w:rsidRPr="00056666">
        <w:rPr>
          <w:rFonts w:cstheme="minorHAnsi"/>
        </w:rPr>
        <w:t xml:space="preserve"> specific parameter</w:t>
      </w:r>
      <w:r w:rsidR="00435554">
        <w:rPr>
          <w:rFonts w:cstheme="minorHAnsi"/>
        </w:rPr>
        <w:t>s (Figure 1)</w:t>
      </w:r>
      <w:r w:rsidR="00435554" w:rsidRPr="00056666">
        <w:rPr>
          <w:rFonts w:cstheme="minorHAnsi"/>
        </w:rPr>
        <w:t>. The species information is incorporated to generate</w:t>
      </w:r>
      <w:r w:rsidR="00435554">
        <w:rPr>
          <w:rFonts w:cstheme="minorHAnsi"/>
        </w:rPr>
        <w:t xml:space="preserve"> </w:t>
      </w:r>
      <w:r w:rsidR="000838C2">
        <w:rPr>
          <w:rFonts w:cstheme="minorHAnsi"/>
        </w:rPr>
        <w:t xml:space="preserve">one surface of animal density </w:t>
      </w:r>
      <w:r w:rsidR="005073DD">
        <w:rPr>
          <w:rFonts w:cstheme="minorHAnsi"/>
        </w:rPr>
        <w:t>throughout the study area and a buffer surrounding it</w:t>
      </w:r>
      <w:r w:rsidR="000838C2">
        <w:rPr>
          <w:rFonts w:cstheme="minorHAnsi"/>
        </w:rPr>
        <w:t xml:space="preserve"> per simulation</w:t>
      </w:r>
      <w:commentRangeStart w:id="71"/>
      <w:commentRangeStart w:id="72"/>
      <w:commentRangeStart w:id="73"/>
      <w:r w:rsidR="00435554" w:rsidRPr="00056666">
        <w:rPr>
          <w:rFonts w:cstheme="minorHAnsi"/>
        </w:rPr>
        <w:t xml:space="preserve"> </w:t>
      </w:r>
      <w:commentRangeEnd w:id="71"/>
      <w:r w:rsidR="00435554">
        <w:rPr>
          <w:rStyle w:val="CommentReference"/>
        </w:rPr>
        <w:commentReference w:id="71"/>
      </w:r>
      <w:commentRangeEnd w:id="72"/>
      <w:r w:rsidR="000838C2">
        <w:rPr>
          <w:rStyle w:val="CommentReference"/>
          <w:rFonts w:ascii="Arial" w:hAnsi="Arial"/>
        </w:rPr>
        <w:commentReference w:id="72"/>
      </w:r>
      <w:commentRangeEnd w:id="73"/>
      <w:r w:rsidR="0038376E">
        <w:rPr>
          <w:rStyle w:val="CommentReference"/>
          <w:rFonts w:ascii="Arial" w:hAnsi="Arial"/>
        </w:rPr>
        <w:commentReference w:id="73"/>
      </w:r>
      <w:r w:rsidR="00435554">
        <w:rPr>
          <w:rFonts w:cstheme="minorHAnsi"/>
        </w:rPr>
        <w:t>.</w:t>
      </w:r>
      <w:r w:rsidR="00435554" w:rsidRPr="00056666">
        <w:rPr>
          <w:rFonts w:cstheme="minorHAnsi"/>
        </w:rPr>
        <w:t xml:space="preserve"> </w:t>
      </w:r>
      <w:r w:rsidR="00435554">
        <w:rPr>
          <w:rFonts w:cstheme="minorHAnsi"/>
        </w:rPr>
        <w:t>T</w:t>
      </w:r>
      <w:r w:rsidR="00435554" w:rsidRPr="00056666">
        <w:rPr>
          <w:rFonts w:cstheme="minorHAnsi"/>
        </w:rPr>
        <w:t>he</w:t>
      </w:r>
      <w:r w:rsidR="00435554">
        <w:rPr>
          <w:rFonts w:cstheme="minorHAnsi"/>
        </w:rPr>
        <w:t xml:space="preserve"> parameters defining the</w:t>
      </w:r>
      <w:r w:rsidR="00435554" w:rsidRPr="00056666">
        <w:rPr>
          <w:rFonts w:cstheme="minorHAnsi"/>
        </w:rPr>
        <w:t xml:space="preserve"> survey design</w:t>
      </w:r>
      <w:r w:rsidR="00435554">
        <w:rPr>
          <w:rFonts w:cstheme="minorHAnsi"/>
        </w:rPr>
        <w:t xml:space="preserve"> </w:t>
      </w:r>
      <w:r w:rsidR="002E0BC3">
        <w:rPr>
          <w:rFonts w:cstheme="minorHAnsi"/>
        </w:rPr>
        <w:t>are</w:t>
      </w:r>
      <w:r w:rsidR="00435554">
        <w:rPr>
          <w:rFonts w:cstheme="minorHAnsi"/>
        </w:rPr>
        <w:t xml:space="preserve"> used to generate an array of point transects distributed throughout the study area using a systematic design </w:t>
      </w:r>
      <w:r w:rsidR="005073DD">
        <w:rPr>
          <w:rFonts w:cstheme="minorHAnsi"/>
        </w:rPr>
        <w:t xml:space="preserve">with a </w:t>
      </w:r>
      <w:r w:rsidR="00435554">
        <w:rPr>
          <w:rFonts w:cstheme="minorHAnsi"/>
        </w:rPr>
        <w:t xml:space="preserve">random starting point. Combining the density surface and the parameters describing the vocalization </w:t>
      </w:r>
      <w:r w:rsidR="00CE5457">
        <w:rPr>
          <w:rFonts w:cstheme="minorHAnsi"/>
        </w:rPr>
        <w:t xml:space="preserve">production </w:t>
      </w:r>
      <w:r w:rsidR="00435554">
        <w:rPr>
          <w:rFonts w:cstheme="minorHAnsi"/>
        </w:rPr>
        <w:t>rate of the animals, vocalizations are generated throughout the study area.</w:t>
      </w:r>
    </w:p>
    <w:p w14:paraId="4802A016" w14:textId="35045BA0" w:rsidR="00EF2FB0" w:rsidRDefault="00435554" w:rsidP="003540EC">
      <w:pPr>
        <w:jc w:val="both"/>
        <w:rPr>
          <w:rFonts w:cstheme="minorHAnsi"/>
        </w:rPr>
      </w:pPr>
      <w:r>
        <w:rPr>
          <w:rFonts w:cstheme="minorHAnsi"/>
        </w:rPr>
        <w:t xml:space="preserve">In DS, these </w:t>
      </w:r>
      <w:r w:rsidR="003E13B1">
        <w:rPr>
          <w:rFonts w:cstheme="minorHAnsi"/>
        </w:rPr>
        <w:t xml:space="preserve">vocalizations are then detected by each of the sensors according to a </w:t>
      </w:r>
      <w:r w:rsidR="0038376E">
        <w:rPr>
          <w:rFonts w:cstheme="minorHAnsi"/>
        </w:rPr>
        <w:t>user</w:t>
      </w:r>
      <w:r w:rsidR="0061142F">
        <w:rPr>
          <w:rFonts w:cstheme="minorHAnsi"/>
        </w:rPr>
        <w:t>-</w:t>
      </w:r>
      <w:r w:rsidR="0038376E">
        <w:rPr>
          <w:rFonts w:cstheme="minorHAnsi"/>
        </w:rPr>
        <w:t xml:space="preserve">defined detection function </w:t>
      </w:r>
      <w:r w:rsidR="003E13B1">
        <w:rPr>
          <w:rFonts w:cstheme="minorHAnsi"/>
        </w:rPr>
        <w:t xml:space="preserve">. </w:t>
      </w:r>
      <w:commentRangeStart w:id="74"/>
      <w:commentRangeStart w:id="75"/>
      <w:r w:rsidR="003E13B1">
        <w:rPr>
          <w:rFonts w:cstheme="minorHAnsi"/>
        </w:rPr>
        <w:t xml:space="preserve">This </w:t>
      </w:r>
      <w:r w:rsidR="0038376E">
        <w:rPr>
          <w:rFonts w:cstheme="minorHAnsi"/>
        </w:rPr>
        <w:t xml:space="preserve">can be either a </w:t>
      </w:r>
      <w:r w:rsidR="003E13B1">
        <w:rPr>
          <w:rFonts w:cstheme="minorHAnsi"/>
        </w:rPr>
        <w:t>hazard-rate or half normal</w:t>
      </w:r>
      <w:r w:rsidR="0038376E">
        <w:rPr>
          <w:rFonts w:cstheme="minorHAnsi"/>
        </w:rPr>
        <w:t xml:space="preserve"> detection function, </w:t>
      </w:r>
      <w:r w:rsidR="003E13B1">
        <w:rPr>
          <w:rFonts w:cstheme="minorHAnsi"/>
        </w:rPr>
        <w:t xml:space="preserve">with its parameters describing the decay in detection probability with increasing distance from the detector, and a probability of detection at distance zero. </w:t>
      </w:r>
      <w:commentRangeEnd w:id="74"/>
      <w:r w:rsidR="00856D7E">
        <w:rPr>
          <w:rStyle w:val="CommentReference"/>
          <w:rFonts w:ascii="Arial" w:hAnsi="Arial"/>
        </w:rPr>
        <w:commentReference w:id="74"/>
      </w:r>
      <w:commentRangeEnd w:id="75"/>
      <w:r w:rsidR="006641B4">
        <w:rPr>
          <w:rStyle w:val="CommentReference"/>
          <w:rFonts w:ascii="Arial" w:hAnsi="Arial"/>
        </w:rPr>
        <w:commentReference w:id="75"/>
      </w:r>
      <w:r w:rsidR="00EF2FB0">
        <w:rPr>
          <w:rFonts w:cstheme="minorHAnsi"/>
        </w:rPr>
        <w:t xml:space="preserve">In the distance sampling package, distances from the sensors to the detections are provided; the proportion of these detections depends on the number of localising sensors that are deployed, and the number of detections that are available. </w:t>
      </w:r>
    </w:p>
    <w:p w14:paraId="389667EC" w14:textId="1F55BCC6" w:rsidR="00435554" w:rsidRDefault="00435554" w:rsidP="003540EC">
      <w:pPr>
        <w:jc w:val="both"/>
        <w:rPr>
          <w:rFonts w:cstheme="minorHAnsi"/>
        </w:rPr>
      </w:pPr>
      <w:r w:rsidRPr="00056666">
        <w:rPr>
          <w:rFonts w:cstheme="minorHAnsi"/>
        </w:rPr>
        <w:t>The subsequent step requires</w:t>
      </w:r>
      <w:r w:rsidR="006F3357">
        <w:rPr>
          <w:rFonts w:cstheme="minorHAnsi"/>
        </w:rPr>
        <w:t xml:space="preserve"> estimation of</w:t>
      </w:r>
      <w:r w:rsidRPr="00056666">
        <w:rPr>
          <w:rFonts w:cstheme="minorHAnsi"/>
        </w:rPr>
        <w:t xml:space="preserve"> animal density using the ‘observed’ data</w:t>
      </w:r>
      <w:r>
        <w:rPr>
          <w:rFonts w:cstheme="minorHAnsi"/>
        </w:rPr>
        <w:t xml:space="preserve">, which is described in more detail below. </w:t>
      </w:r>
      <w:r w:rsidRPr="00056666">
        <w:rPr>
          <w:rFonts w:cstheme="minorHAnsi"/>
        </w:rPr>
        <w:t>These steps are undertaken for each survey year and season</w:t>
      </w:r>
      <w:r w:rsidR="005073DD">
        <w:rPr>
          <w:rFonts w:cstheme="minorHAnsi"/>
        </w:rPr>
        <w:t xml:space="preserve"> specified by the user</w:t>
      </w:r>
      <w:r w:rsidRPr="00056666">
        <w:rPr>
          <w:rFonts w:cstheme="minorHAnsi"/>
        </w:rPr>
        <w:t xml:space="preserve">, resulting in a time series of animal densities and associated density estimates. Lastly, a generalised linear model is fit to the estimated animal densities, to determine the power to detect a change. </w:t>
      </w:r>
      <w:r w:rsidR="002F338B">
        <w:rPr>
          <w:rFonts w:cstheme="minorHAnsi"/>
        </w:rPr>
        <w:t>The AVADECAF simulation produce</w:t>
      </w:r>
      <w:r w:rsidR="0038376E">
        <w:rPr>
          <w:rFonts w:cstheme="minorHAnsi"/>
        </w:rPr>
        <w:t>s</w:t>
      </w:r>
      <w:r w:rsidR="002F338B">
        <w:rPr>
          <w:rFonts w:cstheme="minorHAnsi"/>
        </w:rPr>
        <w:t xml:space="preserve"> estimates of the power to detect a specified decline at</w:t>
      </w:r>
      <w:r w:rsidR="0061142F">
        <w:rPr>
          <w:rFonts w:cstheme="minorHAnsi"/>
        </w:rPr>
        <w:t xml:space="preserve"> </w:t>
      </w:r>
      <w:r w:rsidR="005073DD">
        <w:rPr>
          <w:rFonts w:cstheme="minorHAnsi"/>
        </w:rPr>
        <w:t xml:space="preserve">a user-defined </w:t>
      </w:r>
      <w:r w:rsidR="0061142F">
        <w:rPr>
          <w:rFonts w:cstheme="minorHAnsi"/>
        </w:rPr>
        <w:t>prespecified</w:t>
      </w:r>
      <w:r w:rsidR="002F338B">
        <w:rPr>
          <w:rFonts w:cstheme="minorHAnsi"/>
        </w:rPr>
        <w:t xml:space="preserve"> </w:t>
      </w:r>
      <w:r w:rsidR="0061142F">
        <w:rPr>
          <w:rFonts w:cstheme="minorHAnsi"/>
        </w:rPr>
        <w:t xml:space="preserve">level </w:t>
      </w:r>
      <w:r w:rsidR="005073DD">
        <w:rPr>
          <w:rFonts w:cstheme="minorHAnsi"/>
        </w:rPr>
        <w:t>(</w:t>
      </w:r>
      <w:r w:rsidR="0061142F">
        <w:rPr>
          <w:rFonts w:cstheme="minorHAnsi"/>
        </w:rPr>
        <w:t>of significance, e.g</w:t>
      </w:r>
      <w:r w:rsidR="005073DD">
        <w:rPr>
          <w:rFonts w:cstheme="minorHAnsi"/>
        </w:rPr>
        <w:t xml:space="preserve">. </w:t>
      </w:r>
      <w:r w:rsidR="00C97B74">
        <w:rPr>
          <w:rFonts w:cstheme="minorHAnsi"/>
        </w:rPr>
        <w:t>A</w:t>
      </w:r>
      <w:r w:rsidR="005073DD">
        <w:rPr>
          <w:rFonts w:cstheme="minorHAnsi"/>
        </w:rPr>
        <w:t>lpha =</w:t>
      </w:r>
      <w:r w:rsidR="0061142F">
        <w:rPr>
          <w:rFonts w:cstheme="minorHAnsi"/>
        </w:rPr>
        <w:t xml:space="preserve"> </w:t>
      </w:r>
      <w:commentRangeStart w:id="76"/>
      <w:commentRangeEnd w:id="76"/>
      <w:r w:rsidR="0061142F">
        <w:rPr>
          <w:rStyle w:val="CommentReference"/>
          <w:rFonts w:ascii="Arial" w:hAnsi="Arial"/>
        </w:rPr>
        <w:commentReference w:id="76"/>
      </w:r>
      <w:r w:rsidR="002F338B">
        <w:rPr>
          <w:rFonts w:cstheme="minorHAnsi"/>
        </w:rPr>
        <w:t xml:space="preserve">0.1, 0.05 </w:t>
      </w:r>
      <w:r w:rsidR="005073DD">
        <w:rPr>
          <w:rFonts w:cstheme="minorHAnsi"/>
        </w:rPr>
        <w:t xml:space="preserve">or </w:t>
      </w:r>
      <w:r w:rsidR="002F338B">
        <w:rPr>
          <w:rFonts w:cstheme="minorHAnsi"/>
        </w:rPr>
        <w:t>0.01</w:t>
      </w:r>
      <w:r w:rsidR="005073DD">
        <w:rPr>
          <w:rFonts w:cstheme="minorHAnsi"/>
        </w:rPr>
        <w:t>)</w:t>
      </w:r>
      <w:r w:rsidR="002F338B">
        <w:rPr>
          <w:rFonts w:cstheme="minorHAnsi"/>
        </w:rPr>
        <w:t xml:space="preserve">. </w:t>
      </w:r>
      <w:commentRangeStart w:id="77"/>
      <w:commentRangeStart w:id="78"/>
      <w:r w:rsidR="005073DD">
        <w:rPr>
          <w:rFonts w:cstheme="minorHAnsi"/>
        </w:rPr>
        <w:t>A s</w:t>
      </w:r>
      <w:r w:rsidRPr="00056666">
        <w:rPr>
          <w:rFonts w:cstheme="minorHAnsi"/>
        </w:rPr>
        <w:t>imulat</w:t>
      </w:r>
      <w:r w:rsidR="002F338B">
        <w:rPr>
          <w:rFonts w:cstheme="minorHAnsi"/>
        </w:rPr>
        <w:t xml:space="preserve">ion </w:t>
      </w:r>
      <w:r w:rsidR="005073DD">
        <w:rPr>
          <w:rFonts w:cstheme="minorHAnsi"/>
        </w:rPr>
        <w:t>include</w:t>
      </w:r>
      <w:r w:rsidR="00B27B5A">
        <w:rPr>
          <w:rFonts w:cstheme="minorHAnsi"/>
        </w:rPr>
        <w:t>s</w:t>
      </w:r>
      <w:r w:rsidR="005073DD" w:rsidRPr="00056666">
        <w:rPr>
          <w:rFonts w:cstheme="minorHAnsi"/>
        </w:rPr>
        <w:t xml:space="preserve"> </w:t>
      </w:r>
      <w:commentRangeStart w:id="79"/>
      <w:commentRangeStart w:id="80"/>
      <w:r w:rsidRPr="00056666">
        <w:rPr>
          <w:rFonts w:cstheme="minorHAnsi"/>
        </w:rPr>
        <w:t xml:space="preserve">1000 </w:t>
      </w:r>
      <w:commentRangeEnd w:id="79"/>
      <w:r w:rsidR="0038376E">
        <w:rPr>
          <w:rStyle w:val="CommentReference"/>
          <w:rFonts w:ascii="Arial" w:hAnsi="Arial"/>
        </w:rPr>
        <w:commentReference w:id="79"/>
      </w:r>
      <w:commentRangeEnd w:id="80"/>
      <w:r w:rsidR="00145BFF">
        <w:rPr>
          <w:rStyle w:val="CommentReference"/>
          <w:rFonts w:ascii="Arial" w:hAnsi="Arial"/>
        </w:rPr>
        <w:commentReference w:id="80"/>
      </w:r>
      <w:r w:rsidRPr="00056666">
        <w:rPr>
          <w:rFonts w:cstheme="minorHAnsi"/>
        </w:rPr>
        <w:t xml:space="preserve">iterations, and the percentage of iterations with p-values </w:t>
      </w:r>
      <w:r w:rsidR="002F338B">
        <w:rPr>
          <w:rFonts w:cstheme="minorHAnsi"/>
        </w:rPr>
        <w:t xml:space="preserve">below the chosen </w:t>
      </w:r>
      <w:r w:rsidR="0038376E">
        <w:rPr>
          <w:rFonts w:cstheme="minorHAnsi"/>
        </w:rPr>
        <w:t>level of significance</w:t>
      </w:r>
      <w:r w:rsidR="0038376E" w:rsidRPr="00056666">
        <w:rPr>
          <w:rFonts w:cstheme="minorHAnsi"/>
        </w:rPr>
        <w:t xml:space="preserve"> </w:t>
      </w:r>
      <w:r w:rsidR="0038376E">
        <w:rPr>
          <w:rFonts w:cstheme="minorHAnsi"/>
        </w:rPr>
        <w:t>estimate</w:t>
      </w:r>
      <w:r w:rsidR="0061142F">
        <w:rPr>
          <w:rFonts w:cstheme="minorHAnsi"/>
        </w:rPr>
        <w:t>s</w:t>
      </w:r>
      <w:r w:rsidR="0038376E" w:rsidRPr="00056666">
        <w:rPr>
          <w:rFonts w:cstheme="minorHAnsi"/>
        </w:rPr>
        <w:t xml:space="preserve"> </w:t>
      </w:r>
      <w:r w:rsidRPr="00056666">
        <w:rPr>
          <w:rFonts w:cstheme="minorHAnsi"/>
        </w:rPr>
        <w:t xml:space="preserve">the power to detect the specified trend </w:t>
      </w:r>
      <w:r>
        <w:rPr>
          <w:rFonts w:cstheme="minorHAnsi"/>
        </w:rPr>
        <w:t>(for example a 1% annual decline over 50 years of monitoring)</w:t>
      </w:r>
      <w:r w:rsidR="00A47107">
        <w:rPr>
          <w:rFonts w:cstheme="minorHAnsi"/>
        </w:rPr>
        <w:t>.</w:t>
      </w:r>
      <w:r w:rsidR="0051546B" w:rsidRPr="0051546B">
        <w:rPr>
          <w:rFonts w:cstheme="minorHAnsi"/>
        </w:rPr>
        <w:t xml:space="preserve"> </w:t>
      </w:r>
      <w:commentRangeEnd w:id="77"/>
      <w:r w:rsidR="00B27B5A">
        <w:rPr>
          <w:rStyle w:val="CommentReference"/>
          <w:rFonts w:ascii="Arial" w:hAnsi="Arial"/>
        </w:rPr>
        <w:commentReference w:id="77"/>
      </w:r>
      <w:commentRangeEnd w:id="78"/>
      <w:r w:rsidR="00A47107">
        <w:rPr>
          <w:rStyle w:val="CommentReference"/>
          <w:rFonts w:ascii="Arial" w:hAnsi="Arial"/>
        </w:rPr>
        <w:commentReference w:id="78"/>
      </w:r>
    </w:p>
    <w:p w14:paraId="13D4C4EA" w14:textId="74DB9106" w:rsidR="003E13B1" w:rsidRDefault="003E13B1" w:rsidP="003540EC">
      <w:pPr>
        <w:pStyle w:val="Heading3"/>
        <w:jc w:val="both"/>
      </w:pPr>
      <w:r w:rsidRPr="00C81F86">
        <w:t>Density estimation equation</w:t>
      </w:r>
      <w:r w:rsidR="006C34F4">
        <w:t xml:space="preserve"> (Distance Sampling)</w:t>
      </w:r>
    </w:p>
    <w:p w14:paraId="26579089" w14:textId="6AF83A38" w:rsidR="005D34B7" w:rsidRDefault="005D34B7" w:rsidP="003540EC">
      <w:pPr>
        <w:jc w:val="both"/>
        <w:rPr>
          <w:lang w:eastAsia="en-US"/>
        </w:rPr>
      </w:pPr>
      <w:r>
        <w:rPr>
          <w:lang w:eastAsia="en-US"/>
        </w:rPr>
        <w:t xml:space="preserve">The overall equation for estimating animal density from PAM using distance sampling </w:t>
      </w:r>
      <w:r w:rsidR="0067055B">
        <w:rPr>
          <w:lang w:eastAsia="en-US"/>
        </w:rPr>
        <w:t>is as follows</w:t>
      </w:r>
    </w:p>
    <w:p w14:paraId="3663D3CB" w14:textId="2EC0D3C9" w:rsidR="005D34B7" w:rsidRPr="005D34B7" w:rsidRDefault="00394F80" w:rsidP="003540EC">
      <w:pPr>
        <w:jc w:val="both"/>
        <w:rPr>
          <w:lang w:eastAsia="en-US"/>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animals</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r>
                <w:rPr>
                  <w:rFonts w:ascii="Cambria Math" w:hAnsi="Cambria Math" w:cstheme="minorHAnsi"/>
                </w:rPr>
                <m:t>(1-f)</m:t>
              </m:r>
            </m:num>
            <m:den>
              <m:r>
                <w:rPr>
                  <w:rFonts w:ascii="Cambria Math" w:hAnsi="Cambria Math" w:cstheme="minorHAnsi"/>
                </w:rPr>
                <m:t>kπ</m:t>
              </m:r>
              <m:sSup>
                <m:sSupPr>
                  <m:ctrlPr>
                    <w:rPr>
                      <w:rFonts w:ascii="Cambria Math" w:hAnsi="Cambria Math" w:cstheme="minorHAnsi"/>
                      <w:i/>
                    </w:rPr>
                  </m:ctrlPr>
                </m:sSupPr>
                <m:e>
                  <m:r>
                    <w:rPr>
                      <w:rFonts w:ascii="Cambria Math" w:hAnsi="Cambria Math" w:cstheme="minorHAnsi"/>
                    </w:rPr>
                    <m:t>w</m:t>
                  </m:r>
                </m:e>
                <m:sup>
                  <m:r>
                    <w:rPr>
                      <w:rFonts w:ascii="Cambria Math" w:hAnsi="Cambria Math" w:cstheme="minorHAnsi"/>
                    </w:rPr>
                    <m:t>2</m:t>
                  </m:r>
                </m:sup>
              </m:sSup>
              <m:r>
                <w:rPr>
                  <w:rFonts w:ascii="Cambria Math" w:hAnsi="Cambria Math" w:cstheme="minorHAnsi"/>
                </w:rPr>
                <m:t>pTc</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perc</m:t>
                  </m:r>
                </m:sub>
              </m:sSub>
            </m:den>
          </m:f>
        </m:oMath>
      </m:oMathPara>
    </w:p>
    <w:p w14:paraId="2C2F3C4F" w14:textId="7A0BFCE5" w:rsidR="00F81446" w:rsidRDefault="0067055B" w:rsidP="003540EC">
      <w:pPr>
        <w:jc w:val="both"/>
        <w:rPr>
          <w:rFonts w:cstheme="minorHAnsi"/>
        </w:rPr>
      </w:pPr>
      <w:r>
        <w:rPr>
          <w:rFonts w:cstheme="minorHAnsi"/>
        </w:rPr>
        <w:t>Where</w:t>
      </w:r>
      <w:r w:rsidR="003E13B1">
        <w:rPr>
          <w:rFonts w:cstheme="minorHAnsi"/>
        </w:rPr>
        <w:t xml:space="preserve"> we observe a </w:t>
      </w:r>
      <w:r w:rsidR="0031109F">
        <w:rPr>
          <w:rFonts w:cstheme="minorHAnsi"/>
        </w:rPr>
        <w:t xml:space="preserve">total </w:t>
      </w:r>
      <w:r w:rsidR="003E13B1">
        <w:rPr>
          <w:rFonts w:cstheme="minorHAnsi"/>
        </w:rPr>
        <w:t>number of cues (</w:t>
      </w:r>
      <w:proofErr w:type="spellStart"/>
      <w:r w:rsidR="003E13B1" w:rsidRPr="008E0F3B">
        <w:rPr>
          <w:rFonts w:cstheme="minorHAnsi"/>
          <w:i/>
          <w:iCs/>
        </w:rPr>
        <w:t>n</w:t>
      </w:r>
      <w:r w:rsidR="003E13B1" w:rsidRPr="008E0F3B">
        <w:rPr>
          <w:rFonts w:cstheme="minorHAnsi"/>
          <w:i/>
          <w:iCs/>
          <w:vertAlign w:val="subscript"/>
        </w:rPr>
        <w:t>c</w:t>
      </w:r>
      <w:proofErr w:type="spellEnd"/>
      <w:r w:rsidR="003E13B1" w:rsidRPr="008E0F3B">
        <w:rPr>
          <w:rFonts w:cstheme="minorHAnsi"/>
        </w:rPr>
        <w:t>)</w:t>
      </w:r>
      <w:r w:rsidR="0023572D">
        <w:rPr>
          <w:rFonts w:cstheme="minorHAnsi"/>
        </w:rPr>
        <w:t xml:space="preserve">, detected on </w:t>
      </w:r>
      <w:r w:rsidR="0031109F">
        <w:rPr>
          <w:rFonts w:cstheme="minorHAnsi"/>
        </w:rPr>
        <w:t xml:space="preserve">the cumulative </w:t>
      </w:r>
      <w:r w:rsidR="0023572D">
        <w:rPr>
          <w:rFonts w:cstheme="minorHAnsi"/>
        </w:rPr>
        <w:t>number of hydrophones (</w:t>
      </w:r>
      <w:r w:rsidR="0023572D" w:rsidRPr="008E0F3B">
        <w:rPr>
          <w:rFonts w:cstheme="minorHAnsi"/>
          <w:i/>
          <w:iCs/>
        </w:rPr>
        <w:t>k</w:t>
      </w:r>
      <w:r w:rsidR="0023572D">
        <w:rPr>
          <w:rFonts w:cstheme="minorHAnsi"/>
        </w:rPr>
        <w:t xml:space="preserve">) </w:t>
      </w:r>
      <w:r w:rsidR="003E13B1">
        <w:rPr>
          <w:rFonts w:cstheme="minorHAnsi"/>
        </w:rPr>
        <w:t xml:space="preserve">over the </w:t>
      </w:r>
      <w:r w:rsidR="006122DE">
        <w:rPr>
          <w:rFonts w:cstheme="minorHAnsi"/>
        </w:rPr>
        <w:t xml:space="preserve">time period </w:t>
      </w:r>
      <w:r w:rsidR="003E13B1">
        <w:rPr>
          <w:rFonts w:cstheme="minorHAnsi"/>
        </w:rPr>
        <w:t>of the acoustic recording (</w:t>
      </w:r>
      <w:r w:rsidR="003E13B1" w:rsidRPr="008E0F3B">
        <w:rPr>
          <w:rFonts w:cstheme="minorHAnsi"/>
          <w:i/>
          <w:iCs/>
        </w:rPr>
        <w:t>T</w:t>
      </w:r>
      <w:r w:rsidR="003E13B1">
        <w:rPr>
          <w:rFonts w:cstheme="minorHAnsi"/>
        </w:rPr>
        <w:t xml:space="preserve">). </w:t>
      </w:r>
      <w:r w:rsidR="00BE2135">
        <w:rPr>
          <w:rFonts w:cstheme="minorHAnsi"/>
        </w:rPr>
        <w:t>A</w:t>
      </w:r>
      <w:r w:rsidR="003E13B1">
        <w:rPr>
          <w:rFonts w:cstheme="minorHAnsi"/>
        </w:rPr>
        <w:t xml:space="preserve"> proportion </w:t>
      </w:r>
      <w:r w:rsidR="00BE2135">
        <w:rPr>
          <w:rFonts w:cstheme="minorHAnsi"/>
        </w:rPr>
        <w:t>(</w:t>
      </w:r>
      <w:r w:rsidR="00BE2135" w:rsidRPr="008E0F3B">
        <w:rPr>
          <w:rFonts w:cstheme="minorHAnsi"/>
          <w:i/>
          <w:iCs/>
        </w:rPr>
        <w:t>f)</w:t>
      </w:r>
      <w:r w:rsidR="00BE2135">
        <w:rPr>
          <w:rFonts w:cstheme="minorHAnsi"/>
        </w:rPr>
        <w:t xml:space="preserve"> </w:t>
      </w:r>
      <w:r w:rsidR="003E13B1">
        <w:rPr>
          <w:rFonts w:cstheme="minorHAnsi"/>
        </w:rPr>
        <w:t>of the</w:t>
      </w:r>
      <w:r w:rsidR="000E6939">
        <w:rPr>
          <w:rFonts w:cstheme="minorHAnsi"/>
        </w:rPr>
        <w:t xml:space="preserve"> detected</w:t>
      </w:r>
      <w:r w:rsidR="003E13B1">
        <w:rPr>
          <w:rFonts w:cstheme="minorHAnsi"/>
        </w:rPr>
        <w:t xml:space="preserve"> cues may be false positives, </w:t>
      </w:r>
      <w:commentRangeStart w:id="81"/>
      <w:commentRangeStart w:id="82"/>
      <w:r w:rsidR="003E13B1">
        <w:rPr>
          <w:rFonts w:cstheme="minorHAnsi"/>
        </w:rPr>
        <w:t>meaning</w:t>
      </w:r>
      <w:commentRangeEnd w:id="81"/>
      <w:r w:rsidR="00BE2135">
        <w:rPr>
          <w:rStyle w:val="CommentReference"/>
          <w:rFonts w:ascii="Arial" w:hAnsi="Arial"/>
        </w:rPr>
        <w:commentReference w:id="81"/>
      </w:r>
      <w:commentRangeEnd w:id="82"/>
      <w:r w:rsidR="008B43C9">
        <w:rPr>
          <w:rStyle w:val="CommentReference"/>
          <w:rFonts w:ascii="Arial" w:hAnsi="Arial"/>
        </w:rPr>
        <w:commentReference w:id="82"/>
      </w:r>
      <w:r w:rsidR="003E13B1">
        <w:rPr>
          <w:rFonts w:cstheme="minorHAnsi"/>
        </w:rPr>
        <w:t xml:space="preserve"> that the proportion of correctly detected cues is </w:t>
      </w:r>
      <w:r w:rsidR="000E6939">
        <w:rPr>
          <w:rFonts w:cstheme="minorHAnsi"/>
        </w:rPr>
        <w:t xml:space="preserve">given </w:t>
      </w:r>
      <w:r w:rsidR="003E13B1">
        <w:rPr>
          <w:rFonts w:cstheme="minorHAnsi"/>
        </w:rPr>
        <w:t xml:space="preserve">by </w:t>
      </w:r>
      <w:r w:rsidR="003E13B1" w:rsidRPr="008E0F3B">
        <w:rPr>
          <w:rFonts w:cstheme="minorHAnsi"/>
          <w:i/>
          <w:iCs/>
        </w:rPr>
        <w:t>1-f</w:t>
      </w:r>
      <w:r w:rsidR="003E13B1">
        <w:rPr>
          <w:rFonts w:cstheme="minorHAnsi"/>
        </w:rPr>
        <w:t xml:space="preserve">. </w:t>
      </w:r>
      <w:commentRangeStart w:id="83"/>
      <w:commentRangeStart w:id="84"/>
      <w:commentRangeStart w:id="85"/>
      <w:commentRangeStart w:id="86"/>
      <w:commentRangeStart w:id="87"/>
      <w:r w:rsidR="003E13B1">
        <w:rPr>
          <w:rFonts w:cstheme="minorHAnsi"/>
        </w:rPr>
        <w:t xml:space="preserve">As it is difficult to identify </w:t>
      </w:r>
      <w:r w:rsidR="00701945">
        <w:rPr>
          <w:rFonts w:cstheme="minorHAnsi"/>
        </w:rPr>
        <w:t>individual</w:t>
      </w:r>
      <w:r w:rsidR="003E13B1">
        <w:rPr>
          <w:rFonts w:cstheme="minorHAnsi"/>
        </w:rPr>
        <w:t xml:space="preserve"> animal</w:t>
      </w:r>
      <w:r w:rsidR="00701945">
        <w:rPr>
          <w:rFonts w:cstheme="minorHAnsi"/>
        </w:rPr>
        <w:t>s</w:t>
      </w:r>
      <w:r w:rsidR="003E13B1">
        <w:rPr>
          <w:rFonts w:cstheme="minorHAnsi"/>
        </w:rPr>
        <w:t xml:space="preserve"> using </w:t>
      </w:r>
      <w:r w:rsidR="003E13B1">
        <w:rPr>
          <w:rFonts w:cstheme="minorHAnsi"/>
        </w:rPr>
        <w:lastRenderedPageBreak/>
        <w:t xml:space="preserve">acoustic cues, the </w:t>
      </w:r>
      <w:r w:rsidR="004C1B7C">
        <w:rPr>
          <w:rFonts w:cstheme="minorHAnsi"/>
        </w:rPr>
        <w:t xml:space="preserve">estimator </w:t>
      </w:r>
      <w:r w:rsidR="003E13B1">
        <w:rPr>
          <w:rFonts w:cstheme="minorHAnsi"/>
        </w:rPr>
        <w:t xml:space="preserve">includes ‘cue production rate’ to represent the average cue </w:t>
      </w:r>
      <w:r w:rsidR="00A20616">
        <w:rPr>
          <w:rFonts w:cstheme="minorHAnsi"/>
        </w:rPr>
        <w:t xml:space="preserve">production </w:t>
      </w:r>
      <w:r w:rsidR="003E13B1">
        <w:rPr>
          <w:rFonts w:cstheme="minorHAnsi"/>
        </w:rPr>
        <w:t>rate (</w:t>
      </w:r>
      <w:r w:rsidR="003E13B1" w:rsidRPr="008E0F3B">
        <w:rPr>
          <w:rFonts w:cstheme="minorHAnsi"/>
          <w:i/>
          <w:iCs/>
        </w:rPr>
        <w:t>c</w:t>
      </w:r>
      <w:r w:rsidR="003E13B1" w:rsidRPr="008E0F3B">
        <w:rPr>
          <w:rFonts w:cstheme="minorHAnsi"/>
        </w:rPr>
        <w:t>)</w:t>
      </w:r>
      <w:r w:rsidR="003E13B1">
        <w:rPr>
          <w:rFonts w:cstheme="minorHAnsi"/>
        </w:rPr>
        <w:t xml:space="preserve">. </w:t>
      </w:r>
      <w:commentRangeEnd w:id="83"/>
      <w:r w:rsidR="00030005">
        <w:rPr>
          <w:rStyle w:val="CommentReference"/>
          <w:rFonts w:ascii="Arial" w:hAnsi="Arial"/>
        </w:rPr>
        <w:commentReference w:id="83"/>
      </w:r>
      <w:commentRangeEnd w:id="84"/>
      <w:r w:rsidR="00953127">
        <w:rPr>
          <w:rStyle w:val="CommentReference"/>
          <w:rFonts w:ascii="Arial" w:hAnsi="Arial"/>
        </w:rPr>
        <w:commentReference w:id="84"/>
      </w:r>
      <w:commentRangeEnd w:id="85"/>
      <w:r w:rsidR="0038376E">
        <w:rPr>
          <w:rStyle w:val="CommentReference"/>
          <w:rFonts w:ascii="Arial" w:hAnsi="Arial"/>
        </w:rPr>
        <w:commentReference w:id="85"/>
      </w:r>
      <w:commentRangeEnd w:id="86"/>
      <w:r w:rsidR="000E6939">
        <w:rPr>
          <w:rStyle w:val="CommentReference"/>
          <w:rFonts w:ascii="Arial" w:hAnsi="Arial"/>
        </w:rPr>
        <w:commentReference w:id="86"/>
      </w:r>
      <w:commentRangeEnd w:id="87"/>
      <w:r w:rsidR="008B43C9">
        <w:rPr>
          <w:rStyle w:val="CommentReference"/>
          <w:rFonts w:ascii="Arial" w:hAnsi="Arial"/>
        </w:rPr>
        <w:commentReference w:id="87"/>
      </w:r>
      <w:r w:rsidR="00492B3C">
        <w:rPr>
          <w:rFonts w:cstheme="minorHAnsi"/>
        </w:rPr>
        <w:t xml:space="preserve">Estimating animal density requires information on survey area, where </w:t>
      </w:r>
      <w:r w:rsidR="00492B3C" w:rsidRPr="008E0F3B">
        <w:rPr>
          <w:rFonts w:ascii="Cambria Math" w:hAnsi="Cambria Math" w:cs="Cambria Math"/>
          <w:i/>
          <w:iCs/>
        </w:rPr>
        <w:t>𝜋𝑤</w:t>
      </w:r>
      <w:r w:rsidR="00492B3C" w:rsidRPr="008E0F3B">
        <w:rPr>
          <w:rFonts w:cstheme="minorHAnsi"/>
          <w:i/>
          <w:iCs/>
          <w:vertAlign w:val="superscript"/>
        </w:rPr>
        <w:t>2</w:t>
      </w:r>
      <w:r w:rsidR="00492B3C">
        <w:rPr>
          <w:rFonts w:cstheme="minorHAnsi"/>
          <w:i/>
          <w:iCs/>
          <w:vertAlign w:val="superscript"/>
        </w:rPr>
        <w:t xml:space="preserve"> </w:t>
      </w:r>
      <w:r w:rsidR="00492B3C">
        <w:rPr>
          <w:rFonts w:cstheme="minorHAnsi"/>
        </w:rPr>
        <w:t xml:space="preserve">represents the area monitored surrounding each sensor, multiplied by </w:t>
      </w:r>
      <w:r w:rsidR="00492B3C">
        <w:rPr>
          <w:rFonts w:cstheme="minorHAnsi"/>
          <w:i/>
          <w:iCs/>
        </w:rPr>
        <w:t xml:space="preserve">k </w:t>
      </w:r>
      <w:r w:rsidR="00492B3C">
        <w:rPr>
          <w:rFonts w:cstheme="minorHAnsi"/>
        </w:rPr>
        <w:t xml:space="preserve">to calculate the total survey area. This value is then multiplied by </w:t>
      </w:r>
      <w:r w:rsidR="00492B3C">
        <w:rPr>
          <w:rFonts w:cstheme="minorHAnsi"/>
          <w:i/>
          <w:iCs/>
        </w:rPr>
        <w:t>p,</w:t>
      </w:r>
      <w:r w:rsidR="00492B3C">
        <w:rPr>
          <w:rFonts w:cstheme="minorHAnsi"/>
        </w:rPr>
        <w:t xml:space="preserve"> the average probability of detecting a cue within this region.</w:t>
      </w:r>
      <w:r w:rsidR="001816A1">
        <w:rPr>
          <w:rFonts w:cstheme="minorHAnsi"/>
        </w:rPr>
        <w:t xml:space="preserve"> </w:t>
      </w:r>
      <w:commentRangeStart w:id="88"/>
      <w:r w:rsidR="001816A1">
        <w:rPr>
          <w:rFonts w:cstheme="minorHAnsi"/>
        </w:rPr>
        <w:t>T</w:t>
      </w:r>
      <w:commentRangeStart w:id="89"/>
      <w:commentRangeStart w:id="90"/>
      <w:commentRangeStart w:id="91"/>
      <w:commentRangeStart w:id="92"/>
      <w:commentRangeStart w:id="93"/>
      <w:r w:rsidR="003E13B1">
        <w:rPr>
          <w:rFonts w:cstheme="minorHAnsi"/>
        </w:rPr>
        <w:t xml:space="preserve">he directionality of animal cues, combined with the depth and orientation of an individual can influence the </w:t>
      </w:r>
      <w:r w:rsidR="00D77F35">
        <w:rPr>
          <w:rFonts w:cstheme="minorHAnsi"/>
        </w:rPr>
        <w:t xml:space="preserve">probability </w:t>
      </w:r>
      <w:r w:rsidR="003E13B1">
        <w:rPr>
          <w:rFonts w:cstheme="minorHAnsi"/>
        </w:rPr>
        <w:t xml:space="preserve">of detection </w:t>
      </w:r>
      <w:r w:rsidR="00D77F35">
        <w:rPr>
          <w:rFonts w:cstheme="minorHAnsi"/>
        </w:rPr>
        <w:t xml:space="preserve">by </w:t>
      </w:r>
      <w:r w:rsidR="003E13B1">
        <w:rPr>
          <w:rFonts w:cstheme="minorHAnsi"/>
        </w:rPr>
        <w:t>an acoustic sensor, as such a perception bias parameter (</w:t>
      </w:r>
      <w:proofErr w:type="spellStart"/>
      <w:r w:rsidR="003E13B1" w:rsidRPr="008E0F3B">
        <w:rPr>
          <w:rFonts w:cstheme="minorHAnsi"/>
          <w:i/>
          <w:iCs/>
        </w:rPr>
        <w:t>a</w:t>
      </w:r>
      <w:r w:rsidR="003E13B1" w:rsidRPr="008E0F3B">
        <w:rPr>
          <w:rFonts w:cstheme="minorHAnsi"/>
          <w:i/>
          <w:iCs/>
          <w:vertAlign w:val="subscript"/>
        </w:rPr>
        <w:t>perc</w:t>
      </w:r>
      <w:proofErr w:type="spellEnd"/>
      <w:r w:rsidR="003E13B1">
        <w:rPr>
          <w:rFonts w:cstheme="minorHAnsi"/>
        </w:rPr>
        <w:t xml:space="preserve">) is included to account for the proportion of missed detections. </w:t>
      </w:r>
      <w:commentRangeEnd w:id="89"/>
      <w:commentRangeEnd w:id="93"/>
      <w:r w:rsidR="009C52D4">
        <w:rPr>
          <w:rStyle w:val="CommentReference"/>
          <w:rFonts w:ascii="Arial" w:hAnsi="Arial"/>
        </w:rPr>
        <w:commentReference w:id="89"/>
      </w:r>
      <w:commentRangeEnd w:id="90"/>
      <w:r w:rsidR="000E565E">
        <w:rPr>
          <w:rStyle w:val="CommentReference"/>
          <w:rFonts w:ascii="Arial" w:hAnsi="Arial"/>
        </w:rPr>
        <w:commentReference w:id="90"/>
      </w:r>
      <w:commentRangeEnd w:id="91"/>
      <w:r w:rsidR="00697875">
        <w:rPr>
          <w:rStyle w:val="CommentReference"/>
          <w:rFonts w:ascii="Arial" w:hAnsi="Arial"/>
        </w:rPr>
        <w:commentReference w:id="91"/>
      </w:r>
      <w:commentRangeEnd w:id="92"/>
      <w:r w:rsidR="00C91841">
        <w:rPr>
          <w:rStyle w:val="CommentReference"/>
          <w:rFonts w:ascii="Arial" w:hAnsi="Arial"/>
        </w:rPr>
        <w:commentReference w:id="92"/>
      </w:r>
      <w:r w:rsidR="00D77F35">
        <w:rPr>
          <w:rStyle w:val="CommentReference"/>
          <w:rFonts w:ascii="Arial" w:hAnsi="Arial"/>
        </w:rPr>
        <w:commentReference w:id="93"/>
      </w:r>
      <w:r w:rsidR="001816A1">
        <w:rPr>
          <w:rFonts w:cstheme="minorHAnsi"/>
        </w:rPr>
        <w:t xml:space="preserve"> </w:t>
      </w:r>
      <w:commentRangeEnd w:id="88"/>
      <w:r w:rsidR="002B1BD9">
        <w:rPr>
          <w:rStyle w:val="CommentReference"/>
          <w:rFonts w:ascii="Arial" w:hAnsi="Arial"/>
        </w:rPr>
        <w:commentReference w:id="88"/>
      </w:r>
    </w:p>
    <w:p w14:paraId="489744DB" w14:textId="49ACC272" w:rsidR="003E13B1" w:rsidRDefault="00F81446" w:rsidP="003540EC">
      <w:pPr>
        <w:jc w:val="both"/>
        <w:rPr>
          <w:rFonts w:cstheme="minorHAnsi"/>
          <w:lang w:eastAsia="en-US"/>
        </w:rPr>
      </w:pPr>
      <w:r>
        <w:rPr>
          <w:rFonts w:cstheme="minorHAnsi"/>
        </w:rPr>
        <w:t xml:space="preserve">Below we provide a case study with </w:t>
      </w:r>
      <w:commentRangeStart w:id="94"/>
      <w:commentRangeStart w:id="95"/>
      <w:r>
        <w:rPr>
          <w:rFonts w:cstheme="minorHAnsi"/>
        </w:rPr>
        <w:t xml:space="preserve">Blainville’s beaked whales </w:t>
      </w:r>
      <w:commentRangeEnd w:id="94"/>
      <w:r w:rsidR="00A55525">
        <w:rPr>
          <w:rStyle w:val="CommentReference"/>
          <w:rFonts w:ascii="Arial" w:hAnsi="Arial"/>
        </w:rPr>
        <w:commentReference w:id="94"/>
      </w:r>
      <w:commentRangeEnd w:id="95"/>
      <w:r w:rsidR="00C91841">
        <w:rPr>
          <w:rStyle w:val="CommentReference"/>
          <w:rFonts w:ascii="Arial" w:hAnsi="Arial"/>
        </w:rPr>
        <w:commentReference w:id="95"/>
      </w:r>
      <w:r>
        <w:rPr>
          <w:rFonts w:cstheme="minorHAnsi"/>
        </w:rPr>
        <w:t xml:space="preserve">for which DS </w:t>
      </w:r>
      <w:r w:rsidR="009C52D4">
        <w:rPr>
          <w:rFonts w:cstheme="minorHAnsi"/>
        </w:rPr>
        <w:t>was considered the</w:t>
      </w:r>
      <w:r>
        <w:rPr>
          <w:rFonts w:cstheme="minorHAnsi"/>
        </w:rPr>
        <w:t xml:space="preserve"> </w:t>
      </w:r>
      <w:r w:rsidR="009C52D4">
        <w:rPr>
          <w:rFonts w:cstheme="minorHAnsi"/>
        </w:rPr>
        <w:t xml:space="preserve">most suitable survey </w:t>
      </w:r>
      <w:r>
        <w:rPr>
          <w:rFonts w:cstheme="minorHAnsi"/>
        </w:rPr>
        <w:t>method</w:t>
      </w:r>
      <w:r w:rsidR="009C52D4">
        <w:rPr>
          <w:rFonts w:cstheme="minorHAnsi"/>
        </w:rPr>
        <w:t xml:space="preserve">. </w:t>
      </w:r>
      <w:commentRangeStart w:id="96"/>
      <w:r w:rsidR="009C52D4">
        <w:rPr>
          <w:rFonts w:cstheme="minorHAnsi"/>
        </w:rPr>
        <w:t>Given</w:t>
      </w:r>
      <w:r>
        <w:rPr>
          <w:rFonts w:cstheme="minorHAnsi"/>
        </w:rPr>
        <w:t xml:space="preserve"> vocalisations are medium-high in frequency, and </w:t>
      </w:r>
      <w:r w:rsidR="009C52D4">
        <w:rPr>
          <w:rFonts w:cstheme="minorHAnsi"/>
        </w:rPr>
        <w:t xml:space="preserve">very </w:t>
      </w:r>
      <w:r>
        <w:rPr>
          <w:rFonts w:cstheme="minorHAnsi"/>
        </w:rPr>
        <w:t>directional</w:t>
      </w:r>
      <w:r w:rsidR="009C52D4">
        <w:rPr>
          <w:rFonts w:cstheme="minorHAnsi"/>
        </w:rPr>
        <w:t>,</w:t>
      </w:r>
      <w:r>
        <w:rPr>
          <w:rFonts w:cstheme="minorHAnsi"/>
        </w:rPr>
        <w:t xml:space="preserve"> and th</w:t>
      </w:r>
      <w:r w:rsidR="006F381F">
        <w:rPr>
          <w:rFonts w:cstheme="minorHAnsi"/>
        </w:rPr>
        <w:t>ey</w:t>
      </w:r>
      <w:r>
        <w:rPr>
          <w:rFonts w:cstheme="minorHAnsi"/>
        </w:rPr>
        <w:t xml:space="preserve"> are </w:t>
      </w:r>
      <w:r w:rsidR="009C52D4">
        <w:rPr>
          <w:rFonts w:cstheme="minorHAnsi"/>
        </w:rPr>
        <w:t>often</w:t>
      </w:r>
      <w:r w:rsidR="0061142F">
        <w:rPr>
          <w:rFonts w:cstheme="minorHAnsi"/>
        </w:rPr>
        <w:t xml:space="preserve"> </w:t>
      </w:r>
      <w:r w:rsidR="009C52D4">
        <w:rPr>
          <w:rFonts w:cstheme="minorHAnsi"/>
        </w:rPr>
        <w:t xml:space="preserve">not detected on multiple bottom mounted hydrophones, </w:t>
      </w:r>
      <w:r>
        <w:rPr>
          <w:rFonts w:cstheme="minorHAnsi"/>
        </w:rPr>
        <w:t>preclud</w:t>
      </w:r>
      <w:r w:rsidR="00A52C07">
        <w:rPr>
          <w:rFonts w:cstheme="minorHAnsi"/>
        </w:rPr>
        <w:t>ing</w:t>
      </w:r>
      <w:r>
        <w:rPr>
          <w:rFonts w:cstheme="minorHAnsi"/>
        </w:rPr>
        <w:t xml:space="preserve"> the </w:t>
      </w:r>
      <w:r w:rsidR="009C52D4">
        <w:rPr>
          <w:rFonts w:cstheme="minorHAnsi"/>
        </w:rPr>
        <w:t xml:space="preserve">general </w:t>
      </w:r>
      <w:r>
        <w:rPr>
          <w:rFonts w:cstheme="minorHAnsi"/>
        </w:rPr>
        <w:t>use of SCR.</w:t>
      </w:r>
      <w:r w:rsidR="009C52D4">
        <w:rPr>
          <w:rFonts w:cstheme="minorHAnsi"/>
        </w:rPr>
        <w:t xml:space="preserve"> </w:t>
      </w:r>
      <w:commentRangeEnd w:id="96"/>
      <w:ins w:id="97" w:author="Megan Ryder" w:date="2022-12-06T10:08:00Z">
        <w:r w:rsidR="00AE69E9">
          <w:rPr>
            <w:rStyle w:val="CommentReference"/>
            <w:rFonts w:ascii="Arial" w:hAnsi="Arial"/>
          </w:rPr>
          <w:commentReference w:id="96"/>
        </w:r>
      </w:ins>
      <w:r w:rsidR="009C52D4">
        <w:rPr>
          <w:rFonts w:cstheme="minorHAnsi"/>
        </w:rPr>
        <w:t xml:space="preserve">In this context, SCR might be </w:t>
      </w:r>
      <w:r w:rsidR="00712249">
        <w:rPr>
          <w:rFonts w:cstheme="minorHAnsi"/>
        </w:rPr>
        <w:t>m</w:t>
      </w:r>
      <w:r w:rsidR="009C52D4">
        <w:rPr>
          <w:rFonts w:cstheme="minorHAnsi"/>
        </w:rPr>
        <w:t xml:space="preserve">ore suited </w:t>
      </w:r>
      <w:r w:rsidR="00712249">
        <w:rPr>
          <w:rFonts w:cstheme="minorHAnsi"/>
        </w:rPr>
        <w:t>to</w:t>
      </w:r>
      <w:r w:rsidR="009C52D4">
        <w:rPr>
          <w:rFonts w:cstheme="minorHAnsi"/>
        </w:rPr>
        <w:t xml:space="preserve"> omnidirectional sources.</w:t>
      </w:r>
      <w:r>
        <w:rPr>
          <w:rFonts w:cstheme="minorHAnsi"/>
        </w:rPr>
        <w:t xml:space="preserve"> SCR approaches are not discussed further here (see Booth et al 2017 and associated documents for more details).  </w:t>
      </w:r>
    </w:p>
    <w:p w14:paraId="368EBB55" w14:textId="0F887AB7" w:rsidR="00F8779A" w:rsidRDefault="00601FE2" w:rsidP="003540EC">
      <w:pPr>
        <w:pStyle w:val="Heading2"/>
        <w:jc w:val="both"/>
      </w:pPr>
      <w:r>
        <w:t>Case Study</w:t>
      </w:r>
      <w:r w:rsidR="00F8779A" w:rsidRPr="00896A1F">
        <w:t>: Blainville’s beaked whale</w:t>
      </w:r>
    </w:p>
    <w:p w14:paraId="01D866B9" w14:textId="03AC60F1" w:rsidR="00A4796A" w:rsidRPr="00A4796A" w:rsidRDefault="00A4796A" w:rsidP="003540EC">
      <w:pPr>
        <w:jc w:val="both"/>
      </w:pPr>
      <w:r w:rsidRPr="008E4CF6">
        <w:t xml:space="preserve">As a deep-diving, </w:t>
      </w:r>
      <w:r w:rsidR="0019379F">
        <w:t>visually</w:t>
      </w:r>
      <w:r w:rsidR="0019379F" w:rsidRPr="008E4CF6">
        <w:t xml:space="preserve"> </w:t>
      </w:r>
      <w:r w:rsidRPr="008E4CF6">
        <w:t>elusive species group</w:t>
      </w:r>
      <w:r w:rsidR="0019379F">
        <w:t xml:space="preserve"> that use echolocation</w:t>
      </w:r>
      <w:r w:rsidRPr="008E4CF6">
        <w:t xml:space="preserve">, beaked whale populations </w:t>
      </w:r>
      <w:r w:rsidR="0019379F">
        <w:t>highlight</w:t>
      </w:r>
      <w:r w:rsidR="00450A69" w:rsidRPr="008E4CF6">
        <w:t xml:space="preserve"> </w:t>
      </w:r>
      <w:r w:rsidRPr="008E4CF6">
        <w:t xml:space="preserve">the utility of </w:t>
      </w:r>
      <w:r>
        <w:t>acoustic monitoring</w:t>
      </w:r>
      <w:r w:rsidRPr="008E4CF6">
        <w:t xml:space="preserve"> for marine mammals. </w:t>
      </w:r>
      <w:r w:rsidR="0019379F">
        <w:t xml:space="preserve">Conservation concern </w:t>
      </w:r>
      <w:r>
        <w:t>stems from s</w:t>
      </w:r>
      <w:r w:rsidRPr="008E4CF6">
        <w:t xml:space="preserve">tranding events of beaked whales </w:t>
      </w:r>
      <w:r>
        <w:t xml:space="preserve">that </w:t>
      </w:r>
      <w:r w:rsidRPr="008E4CF6">
        <w:t xml:space="preserve">have been reported globally </w:t>
      </w:r>
      <w:r w:rsidR="003C044C">
        <w:fldChar w:fldCharType="begin"/>
      </w:r>
      <w:r w:rsidR="003C044C">
        <w:instrText xml:space="preserve"> ADDIN EN.CITE &lt;EndNote&gt;&lt;Cite&gt;&lt;Author&gt;Filadelfo&lt;/Author&gt;&lt;Year&gt;2009&lt;/Year&gt;&lt;RecNum&gt;5804&lt;/RecNum&gt;&lt;DisplayText&gt;(D&amp;apos;Amico et al., 2009; Filadelfo et al., 2009)&lt;/DisplayText&gt;&lt;record&gt;&lt;rec-number&gt;5804&lt;/rec-number&gt;&lt;foreign-keys&gt;&lt;key app="EN" db-id="5xxdr0p9tdsarte0w5gvf0xxvr9a0pa2255s" timestamp="1617139986" guid="8d284c29-6c23-4abf-b11c-779bd0cfa7c6"&gt;5804&lt;/key&gt;&lt;/foreign-keys&gt;&lt;ref-type name="Journal Article"&gt;17&lt;/ref-type&gt;&lt;contributors&gt;&lt;authors&gt;&lt;author&gt;Filadelfo, Ronald&lt;/author&gt;&lt;author&gt;Mintz, Jonathon&lt;/author&gt;&lt;author&gt;Michlovich, Edward&lt;/author&gt;&lt;author&gt;D&amp;apos;Amico, Angela&lt;/author&gt;&lt;author&gt;Tyack, Peter L&lt;/author&gt;&lt;author&gt;Ketten, Darlene R&lt;/author&gt;&lt;/authors&gt;&lt;/contributors&gt;&lt;titles&gt;&lt;title&gt;Correlating military sonar use with beaked whale mass strandings: What do the historical data show?&lt;/title&gt;&lt;secondary-title&gt;Aquatic mammals&lt;/secondary-title&gt;&lt;/titles&gt;&lt;periodical&gt;&lt;full-title&gt;Aquatic Mammals&lt;/full-title&gt;&lt;/periodical&gt;&lt;volume&gt;35&lt;/volume&gt;&lt;number&gt;4&lt;/number&gt;&lt;dates&gt;&lt;year&gt;2009&lt;/year&gt;&lt;/dates&gt;&lt;isbn&gt;0167-5427&lt;/isbn&gt;&lt;urls&gt;&lt;/urls&gt;&lt;/record&gt;&lt;/Cite&gt;&lt;Cite&gt;&lt;Author&gt;D&amp;apos;Amico&lt;/Author&gt;&lt;Year&gt;2009&lt;/Year&gt;&lt;RecNum&gt;8149&lt;/RecNum&gt;&lt;record&gt;&lt;rec-number&gt;8149&lt;/rec-number&gt;&lt;foreign-keys&gt;&lt;key app="EN" db-id="5xxdr0p9tdsarte0w5gvf0xxvr9a0pa2255s" timestamp="1663321404" guid="0a26f166-ba3b-4a0a-b46f-3a2afac18734"&gt;8149&lt;/key&gt;&lt;/foreign-keys&gt;&lt;ref-type name="Report"&gt;27&lt;/ref-type&gt;&lt;contributors&gt;&lt;authors&gt;&lt;author&gt;D&amp;apos;Amico, Angela&lt;/author&gt;&lt;author&gt;Gisiner, Robert C&lt;/author&gt;&lt;author&gt;Ketten, Darlene R&lt;/author&gt;&lt;author&gt;Hammock, Jennifer A&lt;/author&gt;&lt;author&gt;Johnson, Chip&lt;/author&gt;&lt;author&gt;Tyack, Peter L&lt;/author&gt;&lt;author&gt;Mead, James&lt;/author&gt;&lt;/authors&gt;&lt;/contributors&gt;&lt;titles&gt;&lt;title&gt;Beaked whale strandings and naval exercises&lt;/title&gt;&lt;/titles&gt;&lt;dates&gt;&lt;year&gt;2009&lt;/year&gt;&lt;/dates&gt;&lt;publisher&gt;SPACE AND NAVAL WARFARE SYSTEMS CENTER SAN DIEGO CA&lt;/publisher&gt;&lt;urls&gt;&lt;/urls&gt;&lt;/record&gt;&lt;/Cite&gt;&lt;/EndNote&gt;</w:instrText>
      </w:r>
      <w:r w:rsidR="003C044C">
        <w:fldChar w:fldCharType="separate"/>
      </w:r>
      <w:r w:rsidR="003C044C">
        <w:rPr>
          <w:noProof/>
        </w:rPr>
        <w:t>(D'Amico et al., 2009; Filadelfo et al., 2009)</w:t>
      </w:r>
      <w:r w:rsidR="003C044C">
        <w:fldChar w:fldCharType="end"/>
      </w:r>
      <w:r>
        <w:t xml:space="preserve"> </w:t>
      </w:r>
      <w:r w:rsidR="0019379F">
        <w:t xml:space="preserve">and </w:t>
      </w:r>
      <w:r>
        <w:t xml:space="preserve">have been associated with exposure </w:t>
      </w:r>
      <w:r w:rsidR="0025431E">
        <w:t>to n</w:t>
      </w:r>
      <w:r>
        <w:t xml:space="preserve">aval </w:t>
      </w:r>
      <w:r w:rsidRPr="008E4CF6">
        <w:t xml:space="preserve">sonar </w:t>
      </w:r>
      <w:r>
        <w:t>use</w:t>
      </w:r>
      <w:r w:rsidR="003C044C">
        <w:t xml:space="preserve"> </w:t>
      </w:r>
      <w:r w:rsidR="008E5D7F">
        <w:fldChar w:fldCharType="begin">
          <w:fldData xml:space="preserve">PEVuZE5vdGU+PENpdGU+PEF1dGhvcj5TaW1vbmlzPC9BdXRob3I+PFllYXI+MjAyMDwvWWVhcj48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</w:fldData>
        </w:fldChar>
      </w:r>
      <w:r w:rsidR="0068770C">
        <w:instrText xml:space="preserve"> ADDIN EN.CITE </w:instrText>
      </w:r>
      <w:r w:rsidR="0068770C">
        <w:fldChar w:fldCharType="begin">
          <w:fldData xml:space="preserve">PEVuZE5vdGU+PENpdGU+PEF1dGhvcj5TaW1vbmlzPC9BdXRob3I+PFllYXI+MjAyMDwvWWVhcj48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</w:fldData>
        </w:fldChar>
      </w:r>
      <w:r w:rsidR="0068770C">
        <w:instrText xml:space="preserve"> ADDIN EN.CITE.DATA </w:instrText>
      </w:r>
      <w:r w:rsidR="0068770C">
        <w:fldChar w:fldCharType="end"/>
      </w:r>
      <w:r w:rsidR="008E5D7F">
        <w:fldChar w:fldCharType="separate"/>
      </w:r>
      <w:r w:rsidR="008E5D7F">
        <w:rPr>
          <w:noProof/>
        </w:rPr>
        <w:t>(Bernaldo de Quirós et al., 2019; Simonis et al., 2020)</w:t>
      </w:r>
      <w:r w:rsidR="008E5D7F">
        <w:fldChar w:fldCharType="end"/>
      </w:r>
      <w:r w:rsidR="008E5D7F">
        <w:t>.</w:t>
      </w:r>
      <w:r w:rsidRPr="008E4CF6">
        <w:t xml:space="preserve"> However, there are multiple beaked whale populations tha</w:t>
      </w:r>
      <w:r>
        <w:t>t are</w:t>
      </w:r>
      <w:r w:rsidRPr="008E4CF6">
        <w:t xml:space="preserve"> consistently exposed to sonar on navy training ranges, where local abundance is believed to be stable, and strandings </w:t>
      </w:r>
      <w:r>
        <w:t xml:space="preserve">have occurred apparently unrelated </w:t>
      </w:r>
      <w:r w:rsidRPr="008E4CF6">
        <w:t>to sonar exercises (Curtis et al., 2020</w:t>
      </w:r>
      <w:r>
        <w:t xml:space="preserve">, </w:t>
      </w:r>
      <w:proofErr w:type="spellStart"/>
      <w:r>
        <w:t>Filadelfo</w:t>
      </w:r>
      <w:proofErr w:type="spellEnd"/>
      <w:r>
        <w:t xml:space="preserve"> et al., 2009</w:t>
      </w:r>
      <w:r w:rsidRPr="008E4CF6">
        <w:t xml:space="preserve">). The uncertainty surrounding the effects of sonar on marine mammals has led to long term monitoring efforts on U.S </w:t>
      </w:r>
      <w:r w:rsidR="00F01095">
        <w:t>N</w:t>
      </w:r>
      <w:r w:rsidR="00F01095" w:rsidRPr="008E4CF6">
        <w:t xml:space="preserve">avy </w:t>
      </w:r>
      <w:commentRangeStart w:id="98"/>
      <w:commentRangeEnd w:id="98"/>
      <w:r w:rsidR="0019379F">
        <w:rPr>
          <w:rStyle w:val="CommentReference"/>
          <w:rFonts w:ascii="Arial" w:hAnsi="Arial"/>
        </w:rPr>
        <w:commentReference w:id="98"/>
      </w:r>
      <w:r w:rsidRPr="008E4CF6">
        <w:t xml:space="preserve">sonar ranges to </w:t>
      </w:r>
      <w:r w:rsidR="0019379F">
        <w:t>determine</w:t>
      </w:r>
      <w:r w:rsidR="0019379F" w:rsidRPr="008E4CF6">
        <w:t xml:space="preserve"> </w:t>
      </w:r>
      <w:r w:rsidRPr="008E4CF6">
        <w:t xml:space="preserve">the potential short- and long-term impacts at an individual and population level </w:t>
      </w:r>
      <w:r w:rsidR="003C044C">
        <w:fldChar w:fldCharType="begin">
          <w:fldData xml:space="preserve">PEVuZE5vdGU+PENpdGU+PEF1dGhvcj5GYWxjb25lPC9BdXRob3I+PFllYXI+MjAxNzwvWWVhcj48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</w:fldData>
        </w:fldChar>
      </w:r>
      <w:r w:rsidR="0068770C">
        <w:instrText xml:space="preserve"> ADDIN EN.CITE </w:instrText>
      </w:r>
      <w:r w:rsidR="0068770C">
        <w:fldChar w:fldCharType="begin">
          <w:fldData xml:space="preserve">PEVuZE5vdGU+PENpdGU+PEF1dGhvcj5GYWxjb25lPC9BdXRob3I+PFllYXI+MjAxNzwvWWVhcj48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</w:fldData>
        </w:fldChar>
      </w:r>
      <w:r w:rsidR="0068770C">
        <w:instrText xml:space="preserve"> ADDIN EN.CITE.DATA </w:instrText>
      </w:r>
      <w:r w:rsidR="0068770C">
        <w:fldChar w:fldCharType="end"/>
      </w:r>
      <w:r w:rsidR="003C044C">
        <w:fldChar w:fldCharType="separate"/>
      </w:r>
      <w:r w:rsidR="003C044C">
        <w:rPr>
          <w:noProof/>
        </w:rPr>
        <w:t>(Falcone et al., 2009; Falcone et al., 2017; Schorr et al., 2017; Jacobson et al., 2022)</w:t>
      </w:r>
      <w:r w:rsidR="003C044C">
        <w:fldChar w:fldCharType="end"/>
      </w:r>
      <w:r w:rsidR="003C044C">
        <w:t>.</w:t>
      </w:r>
    </w:p>
    <w:p w14:paraId="1CB58BA4" w14:textId="08C197E1" w:rsidR="00F8779A" w:rsidRDefault="008E4CF6" w:rsidP="003540EC">
      <w:pPr>
        <w:jc w:val="both"/>
      </w:pPr>
      <w:bookmarkStart w:id="99" w:name="_Hlk120266706"/>
      <w:r>
        <w:t xml:space="preserve">The </w:t>
      </w:r>
      <w:r w:rsidR="009F18F6">
        <w:t xml:space="preserve">AVADECAF </w:t>
      </w:r>
      <w:r>
        <w:t xml:space="preserve">example provided below </w:t>
      </w:r>
      <w:r w:rsidR="009F18F6">
        <w:t>considers</w:t>
      </w:r>
      <w:r w:rsidR="001E784C">
        <w:t xml:space="preserve"> distance sampling, and is </w:t>
      </w:r>
      <w:r>
        <w:t>based on input parameters from the Blainville’s beaked whale population on the AUTEC navy range</w:t>
      </w:r>
      <w:r w:rsidR="004E05AF">
        <w:t xml:space="preserve"> (Table 1)</w:t>
      </w:r>
      <w:r>
        <w:t xml:space="preserve">. </w:t>
      </w:r>
      <w:commentRangeStart w:id="100"/>
      <w:commentRangeStart w:id="101"/>
      <w:commentRangeStart w:id="102"/>
      <w:r>
        <w:t xml:space="preserve">However, not all of the required metrics were available for this specific group of animals, </w:t>
      </w:r>
      <w:r w:rsidR="0019379F">
        <w:t xml:space="preserve">and </w:t>
      </w:r>
      <w:r>
        <w:t xml:space="preserve">therefore some of the data </w:t>
      </w:r>
      <w:r w:rsidR="00E80F99">
        <w:t xml:space="preserve">have </w:t>
      </w:r>
      <w:r>
        <w:t xml:space="preserve">been </w:t>
      </w:r>
      <w:r w:rsidR="009F18F6">
        <w:t xml:space="preserve">taken </w:t>
      </w:r>
      <w:r>
        <w:t>from other Blainville’s beaked whale populations</w:t>
      </w:r>
      <w:r w:rsidR="00FD4436">
        <w:t>.</w:t>
      </w:r>
      <w:bookmarkEnd w:id="99"/>
      <w:r w:rsidR="00FD4436">
        <w:t xml:space="preserve"> </w:t>
      </w:r>
      <w:r w:rsidR="00F8779A">
        <w:t>This example therefore represents an imprecise estimation of the power to detect a decline in density from</w:t>
      </w:r>
      <w:r w:rsidR="00FD4436">
        <w:t xml:space="preserve"> </w:t>
      </w:r>
      <w:r w:rsidR="009F18F6">
        <w:t xml:space="preserve">actual </w:t>
      </w:r>
      <w:r w:rsidR="00FD4436">
        <w:t>Blainville’s beaked whales at AUTEC</w:t>
      </w:r>
      <w:r w:rsidR="001E784C">
        <w:t xml:space="preserve"> using distance </w:t>
      </w:r>
      <w:r w:rsidR="001422D3">
        <w:t>sampling but</w:t>
      </w:r>
      <w:r w:rsidR="00F8779A">
        <w:t xml:space="preserve"> demonstrate</w:t>
      </w:r>
      <w:r w:rsidR="009F18F6">
        <w:t>s</w:t>
      </w:r>
      <w:r w:rsidR="00F8779A">
        <w:t xml:space="preserve"> the potential utility of the AVADECAF </w:t>
      </w:r>
      <w:commentRangeStart w:id="103"/>
      <w:commentRangeStart w:id="104"/>
      <w:r w:rsidR="00F8779A">
        <w:t>tool</w:t>
      </w:r>
      <w:commentRangeEnd w:id="103"/>
      <w:r w:rsidR="00AB7F71">
        <w:rPr>
          <w:rStyle w:val="CommentReference"/>
          <w:rFonts w:ascii="Arial" w:hAnsi="Arial"/>
        </w:rPr>
        <w:commentReference w:id="103"/>
      </w:r>
      <w:commentRangeEnd w:id="104"/>
      <w:r w:rsidR="00D62490">
        <w:rPr>
          <w:rStyle w:val="CommentReference"/>
          <w:rFonts w:ascii="Arial" w:hAnsi="Arial"/>
        </w:rPr>
        <w:commentReference w:id="104"/>
      </w:r>
      <w:r w:rsidR="00F8779A">
        <w:t xml:space="preserve">. </w:t>
      </w:r>
      <w:commentRangeEnd w:id="100"/>
      <w:r w:rsidR="00E80F99">
        <w:rPr>
          <w:rStyle w:val="CommentReference"/>
          <w:rFonts w:ascii="Arial" w:hAnsi="Arial"/>
        </w:rPr>
        <w:commentReference w:id="100"/>
      </w:r>
      <w:commentRangeEnd w:id="101"/>
      <w:r w:rsidR="00D62490">
        <w:rPr>
          <w:rStyle w:val="CommentReference"/>
          <w:rFonts w:ascii="Arial" w:hAnsi="Arial"/>
        </w:rPr>
        <w:commentReference w:id="101"/>
      </w:r>
      <w:commentRangeEnd w:id="102"/>
      <w:r w:rsidR="00D62490">
        <w:rPr>
          <w:rStyle w:val="CommentReference"/>
          <w:rFonts w:ascii="Arial" w:hAnsi="Arial"/>
        </w:rPr>
        <w:commentReference w:id="102"/>
      </w:r>
    </w:p>
    <w:p w14:paraId="54A4D7E7" w14:textId="72FDF5AE" w:rsidR="000543C1" w:rsidRPr="003540EC" w:rsidRDefault="000543C1" w:rsidP="003540EC">
      <w:pPr>
        <w:pStyle w:val="Caption"/>
        <w:keepNext/>
        <w:jc w:val="both"/>
        <w:rPr>
          <w:b w:val="0"/>
          <w:bCs w:val="0"/>
        </w:rPr>
      </w:pPr>
      <w:r w:rsidRPr="003540EC">
        <w:rPr>
          <w:b w:val="0"/>
          <w:bCs w:val="0"/>
        </w:rPr>
        <w:t xml:space="preserve">Table </w:t>
      </w:r>
      <w:r w:rsidRPr="003540EC">
        <w:rPr>
          <w:b w:val="0"/>
          <w:bCs w:val="0"/>
        </w:rPr>
        <w:fldChar w:fldCharType="begin"/>
      </w:r>
      <w:r w:rsidRPr="003540EC">
        <w:rPr>
          <w:b w:val="0"/>
          <w:bCs w:val="0"/>
        </w:rPr>
        <w:instrText xml:space="preserve"> SEQ Table \* ARABIC </w:instrText>
      </w:r>
      <w:r w:rsidRPr="003540EC">
        <w:rPr>
          <w:b w:val="0"/>
          <w:bCs w:val="0"/>
        </w:rPr>
        <w:fldChar w:fldCharType="separate"/>
      </w:r>
      <w:r w:rsidRPr="003540EC">
        <w:rPr>
          <w:b w:val="0"/>
          <w:bCs w:val="0"/>
          <w:noProof/>
        </w:rPr>
        <w:t>1</w:t>
      </w:r>
      <w:r w:rsidRPr="003540EC">
        <w:rPr>
          <w:b w:val="0"/>
          <w:bCs w:val="0"/>
        </w:rPr>
        <w:fldChar w:fldCharType="end"/>
      </w:r>
      <w:r w:rsidRPr="003540EC">
        <w:rPr>
          <w:b w:val="0"/>
          <w:bCs w:val="0"/>
        </w:rPr>
        <w:t xml:space="preserve">: the parameters for the simulations shown in figures 2 and 3, representing only a subset of the inputs required for the </w:t>
      </w:r>
      <w:proofErr w:type="spellStart"/>
      <w:r w:rsidRPr="003540EC">
        <w:rPr>
          <w:b w:val="0"/>
          <w:bCs w:val="0"/>
        </w:rPr>
        <w:t>avadecaf</w:t>
      </w:r>
      <w:proofErr w:type="spellEnd"/>
      <w:r w:rsidRPr="003540EC">
        <w:rPr>
          <w:b w:val="0"/>
          <w:bCs w:val="0"/>
        </w:rPr>
        <w:t xml:space="preserve"> tool </w:t>
      </w:r>
    </w:p>
    <w:tbl>
      <w:tblPr>
        <w:tblStyle w:val="TableGrid"/>
        <w:tblW w:w="0" w:type="auto"/>
        <w:jc w:val="center"/>
        <w:tblLook w:val="04A0" w:firstRow="1" w:lastRow="0" w:firstColumn="1" w:lastColumn="0" w:noHBand="0" w:noVBand="1"/>
      </w:tblPr>
      <w:tblGrid>
        <w:gridCol w:w="4386"/>
        <w:gridCol w:w="2254"/>
        <w:gridCol w:w="2254"/>
      </w:tblGrid>
      <w:tr w:rsidR="00C735AC" w14:paraId="37108910" w14:textId="77777777" w:rsidTr="00412987">
        <w:trPr>
          <w:jc w:val="center"/>
        </w:trPr>
        <w:tc>
          <w:tcPr>
            <w:tcW w:w="4386" w:type="dxa"/>
          </w:tcPr>
          <w:p w14:paraId="21BDF9DE" w14:textId="7846D4FC" w:rsidR="00C735AC" w:rsidRPr="000543C1" w:rsidRDefault="00C735AC" w:rsidP="003540EC">
            <w:pPr>
              <w:jc w:val="both"/>
              <w:rPr>
                <w:b/>
                <w:bCs/>
              </w:rPr>
            </w:pPr>
            <w:r w:rsidRPr="000543C1">
              <w:rPr>
                <w:b/>
                <w:bCs/>
              </w:rPr>
              <w:t>Parameters</w:t>
            </w:r>
          </w:p>
        </w:tc>
        <w:tc>
          <w:tcPr>
            <w:tcW w:w="2254" w:type="dxa"/>
          </w:tcPr>
          <w:p w14:paraId="57C545EE" w14:textId="5370E765" w:rsidR="00C735AC" w:rsidRPr="000543C1" w:rsidRDefault="00C735AC" w:rsidP="003540EC">
            <w:pPr>
              <w:jc w:val="both"/>
              <w:rPr>
                <w:b/>
                <w:bCs/>
              </w:rPr>
            </w:pPr>
            <w:r w:rsidRPr="000543C1">
              <w:rPr>
                <w:b/>
                <w:bCs/>
              </w:rPr>
              <w:t>Value</w:t>
            </w:r>
          </w:p>
        </w:tc>
        <w:tc>
          <w:tcPr>
            <w:tcW w:w="2254" w:type="dxa"/>
          </w:tcPr>
          <w:p w14:paraId="46188E1B" w14:textId="4AB06BB9" w:rsidR="00C735AC" w:rsidRPr="000543C1" w:rsidRDefault="00C735AC" w:rsidP="003540EC">
            <w:pPr>
              <w:jc w:val="both"/>
              <w:rPr>
                <w:b/>
                <w:bCs/>
              </w:rPr>
            </w:pPr>
            <w:r w:rsidRPr="000543C1">
              <w:rPr>
                <w:b/>
                <w:bCs/>
              </w:rPr>
              <w:t>Reference</w:t>
            </w:r>
          </w:p>
        </w:tc>
      </w:tr>
      <w:tr w:rsidR="00C735AC" w14:paraId="42C11DF0" w14:textId="77777777" w:rsidTr="00412987">
        <w:trPr>
          <w:jc w:val="center"/>
        </w:trPr>
        <w:tc>
          <w:tcPr>
            <w:tcW w:w="4386" w:type="dxa"/>
          </w:tcPr>
          <w:p w14:paraId="1066E9D5" w14:textId="5DFA8AB8" w:rsidR="00C735AC" w:rsidRDefault="00C735AC" w:rsidP="003540EC">
            <w:pPr>
              <w:jc w:val="both"/>
            </w:pPr>
            <w:r>
              <w:t>Array Dimensions</w:t>
            </w:r>
          </w:p>
        </w:tc>
        <w:tc>
          <w:tcPr>
            <w:tcW w:w="2254" w:type="dxa"/>
          </w:tcPr>
          <w:p w14:paraId="4A476A23" w14:textId="2D69EA87" w:rsidR="00C735AC" w:rsidRDefault="00C735AC" w:rsidP="003540EC">
            <w:pPr>
              <w:jc w:val="both"/>
            </w:pPr>
            <w:r>
              <w:t>1500km</w:t>
            </w:r>
            <w:r w:rsidRPr="000543C1">
              <w:rPr>
                <w:vertAlign w:val="superscript"/>
              </w:rPr>
              <w:t>2</w:t>
            </w:r>
            <w:r>
              <w:t xml:space="preserve"> </w:t>
            </w:r>
          </w:p>
        </w:tc>
        <w:tc>
          <w:tcPr>
            <w:tcW w:w="2254" w:type="dxa"/>
          </w:tcPr>
          <w:p w14:paraId="30BFA246" w14:textId="40668E6B" w:rsidR="00C735AC" w:rsidRDefault="00861AEC" w:rsidP="003540EC">
            <w:pPr>
              <w:jc w:val="both"/>
            </w:pPr>
            <w:r>
              <w:t>Matsumoto (2013)</w:t>
            </w:r>
          </w:p>
        </w:tc>
      </w:tr>
      <w:tr w:rsidR="00C735AC" w14:paraId="153BD006" w14:textId="77777777" w:rsidTr="00412987">
        <w:trPr>
          <w:jc w:val="center"/>
        </w:trPr>
        <w:tc>
          <w:tcPr>
            <w:tcW w:w="4386" w:type="dxa"/>
          </w:tcPr>
          <w:p w14:paraId="05A6571C" w14:textId="03DC65B6" w:rsidR="00C735AC" w:rsidRDefault="00C735AC" w:rsidP="003540EC">
            <w:pPr>
              <w:jc w:val="both"/>
            </w:pPr>
            <w:r>
              <w:t>Hydrophones</w:t>
            </w:r>
          </w:p>
        </w:tc>
        <w:tc>
          <w:tcPr>
            <w:tcW w:w="2254" w:type="dxa"/>
          </w:tcPr>
          <w:p w14:paraId="176745A3" w14:textId="535718E7" w:rsidR="00C735AC" w:rsidRDefault="00C735AC" w:rsidP="003540EC">
            <w:pPr>
              <w:jc w:val="both"/>
            </w:pPr>
            <w:r>
              <w:t>82</w:t>
            </w:r>
          </w:p>
        </w:tc>
        <w:tc>
          <w:tcPr>
            <w:tcW w:w="2254" w:type="dxa"/>
          </w:tcPr>
          <w:p w14:paraId="6FE73DD4" w14:textId="1332BB4B" w:rsidR="00C735AC" w:rsidRDefault="00861AEC" w:rsidP="003540EC">
            <w:pPr>
              <w:jc w:val="both"/>
            </w:pPr>
            <w:r>
              <w:t>Marques et al. (2009)</w:t>
            </w:r>
          </w:p>
        </w:tc>
      </w:tr>
      <w:tr w:rsidR="00861AEC" w14:paraId="31E02B6D" w14:textId="77777777" w:rsidTr="00412987">
        <w:trPr>
          <w:jc w:val="center"/>
        </w:trPr>
        <w:tc>
          <w:tcPr>
            <w:tcW w:w="4386" w:type="dxa"/>
          </w:tcPr>
          <w:p w14:paraId="32A84023" w14:textId="470ADE44" w:rsidR="00861AEC" w:rsidRDefault="00861AEC" w:rsidP="003540EC">
            <w:pPr>
              <w:jc w:val="both"/>
            </w:pPr>
            <w:r>
              <w:t>Initial population density estimate</w:t>
            </w:r>
          </w:p>
        </w:tc>
        <w:tc>
          <w:tcPr>
            <w:tcW w:w="2254" w:type="dxa"/>
          </w:tcPr>
          <w:p w14:paraId="597A60FA" w14:textId="14E10F1C" w:rsidR="00861AEC" w:rsidRPr="000543C1" w:rsidRDefault="00861AEC" w:rsidP="003540EC">
            <w:pPr>
              <w:jc w:val="both"/>
              <w:rPr>
                <w:vertAlign w:val="superscript"/>
              </w:rPr>
            </w:pPr>
            <w:r>
              <w:t>25.3/1000 km</w:t>
            </w:r>
            <w:r>
              <w:rPr>
                <w:vertAlign w:val="superscript"/>
              </w:rPr>
              <w:t>2</w:t>
            </w:r>
          </w:p>
        </w:tc>
        <w:tc>
          <w:tcPr>
            <w:tcW w:w="2254" w:type="dxa"/>
          </w:tcPr>
          <w:p w14:paraId="46E748C9" w14:textId="36264EA9" w:rsidR="00861AEC" w:rsidRDefault="00861AEC" w:rsidP="003540EC">
            <w:pPr>
              <w:jc w:val="both"/>
            </w:pPr>
            <w:r>
              <w:t>Marques et al. (2009)</w:t>
            </w:r>
          </w:p>
        </w:tc>
      </w:tr>
      <w:tr w:rsidR="00861AEC" w14:paraId="10639E45" w14:textId="77777777" w:rsidTr="00412987">
        <w:trPr>
          <w:jc w:val="center"/>
        </w:trPr>
        <w:tc>
          <w:tcPr>
            <w:tcW w:w="4386" w:type="dxa"/>
          </w:tcPr>
          <w:p w14:paraId="7FEEB75B" w14:textId="21B75553" w:rsidR="00861AEC" w:rsidRDefault="00861AEC" w:rsidP="003540EC">
            <w:pPr>
              <w:jc w:val="both"/>
            </w:pPr>
            <w:r>
              <w:t>Cue Production Rate (cv)</w:t>
            </w:r>
          </w:p>
        </w:tc>
        <w:tc>
          <w:tcPr>
            <w:tcW w:w="2254" w:type="dxa"/>
          </w:tcPr>
          <w:p w14:paraId="1F95ECA4" w14:textId="63692855" w:rsidR="00861AEC" w:rsidRDefault="00861AEC" w:rsidP="003540EC">
            <w:pPr>
              <w:jc w:val="both"/>
            </w:pPr>
            <w:r>
              <w:t>0.407 (0.098)</w:t>
            </w:r>
          </w:p>
        </w:tc>
        <w:tc>
          <w:tcPr>
            <w:tcW w:w="2254" w:type="dxa"/>
          </w:tcPr>
          <w:p w14:paraId="55A40513" w14:textId="721DF0C9" w:rsidR="00861AEC" w:rsidRDefault="00861AEC" w:rsidP="003540EC">
            <w:pPr>
              <w:jc w:val="both"/>
            </w:pPr>
            <w:r>
              <w:t>Marques et al. (2009)</w:t>
            </w:r>
          </w:p>
        </w:tc>
      </w:tr>
      <w:tr w:rsidR="00861AEC" w14:paraId="04C8F8DD" w14:textId="77777777" w:rsidTr="00412987">
        <w:trPr>
          <w:jc w:val="center"/>
        </w:trPr>
        <w:tc>
          <w:tcPr>
            <w:tcW w:w="4386" w:type="dxa"/>
          </w:tcPr>
          <w:p w14:paraId="58BB73EA" w14:textId="333D88FB" w:rsidR="00861AEC" w:rsidRDefault="00861AEC" w:rsidP="003540EC">
            <w:pPr>
              <w:jc w:val="both"/>
            </w:pPr>
            <w:r>
              <w:t>False positive rate (cv)</w:t>
            </w:r>
          </w:p>
        </w:tc>
        <w:tc>
          <w:tcPr>
            <w:tcW w:w="2254" w:type="dxa"/>
          </w:tcPr>
          <w:p w14:paraId="742C2616" w14:textId="543D2ED4" w:rsidR="00861AEC" w:rsidRDefault="00861AEC" w:rsidP="003540EC">
            <w:pPr>
              <w:jc w:val="both"/>
            </w:pPr>
            <w:r>
              <w:t>0.549 (0.0199)</w:t>
            </w:r>
          </w:p>
        </w:tc>
        <w:tc>
          <w:tcPr>
            <w:tcW w:w="2254" w:type="dxa"/>
          </w:tcPr>
          <w:p w14:paraId="5CBE1F70" w14:textId="02CBA92C" w:rsidR="00861AEC" w:rsidRDefault="00861AEC" w:rsidP="003540EC">
            <w:pPr>
              <w:jc w:val="both"/>
            </w:pPr>
            <w:r>
              <w:t>Marques et al. (2009)</w:t>
            </w:r>
          </w:p>
        </w:tc>
      </w:tr>
      <w:tr w:rsidR="00861AEC" w14:paraId="13BEC497" w14:textId="77777777" w:rsidTr="00412987">
        <w:trPr>
          <w:jc w:val="center"/>
        </w:trPr>
        <w:tc>
          <w:tcPr>
            <w:tcW w:w="4386" w:type="dxa"/>
          </w:tcPr>
          <w:p w14:paraId="2CFFDC5A" w14:textId="65864236" w:rsidR="00861AEC" w:rsidRDefault="00861AEC" w:rsidP="003540EC">
            <w:pPr>
              <w:jc w:val="both"/>
            </w:pPr>
            <w:r>
              <w:t>Perception bias (cv)</w:t>
            </w:r>
          </w:p>
        </w:tc>
        <w:tc>
          <w:tcPr>
            <w:tcW w:w="2254" w:type="dxa"/>
          </w:tcPr>
          <w:p w14:paraId="3699038D" w14:textId="4AE314F0" w:rsidR="00861AEC" w:rsidRDefault="00861AEC" w:rsidP="003540EC">
            <w:pPr>
              <w:jc w:val="both"/>
            </w:pPr>
            <w:r>
              <w:t>0.07 (0.1)</w:t>
            </w:r>
          </w:p>
        </w:tc>
        <w:tc>
          <w:tcPr>
            <w:tcW w:w="2254" w:type="dxa"/>
          </w:tcPr>
          <w:p w14:paraId="272A1044" w14:textId="07DAE132" w:rsidR="00861AEC" w:rsidRDefault="00A25E5C" w:rsidP="003540EC">
            <w:pPr>
              <w:jc w:val="both"/>
            </w:pPr>
            <w:r>
              <w:t>Booth et al. (2017)</w:t>
            </w:r>
          </w:p>
        </w:tc>
      </w:tr>
      <w:tr w:rsidR="00861AEC" w14:paraId="45F9C81A" w14:textId="77777777" w:rsidTr="00412987">
        <w:trPr>
          <w:jc w:val="center"/>
        </w:trPr>
        <w:tc>
          <w:tcPr>
            <w:tcW w:w="4386" w:type="dxa"/>
          </w:tcPr>
          <w:p w14:paraId="18889E10" w14:textId="5D312491" w:rsidR="00861AEC" w:rsidRDefault="00861AEC" w:rsidP="003540EC">
            <w:pPr>
              <w:jc w:val="both"/>
            </w:pPr>
            <w:r>
              <w:t>Density estimates per year</w:t>
            </w:r>
          </w:p>
        </w:tc>
        <w:tc>
          <w:tcPr>
            <w:tcW w:w="2254" w:type="dxa"/>
          </w:tcPr>
          <w:p w14:paraId="31DD4CE8" w14:textId="35E786F2" w:rsidR="00861AEC" w:rsidRDefault="00861AEC" w:rsidP="003540EC">
            <w:pPr>
              <w:jc w:val="both"/>
            </w:pPr>
            <w:r>
              <w:t>1-2</w:t>
            </w:r>
          </w:p>
        </w:tc>
        <w:tc>
          <w:tcPr>
            <w:tcW w:w="2254" w:type="dxa"/>
          </w:tcPr>
          <w:p w14:paraId="11DC2811" w14:textId="1ACBC127" w:rsidR="00861AEC" w:rsidRDefault="005D0EA0" w:rsidP="003540EC">
            <w:pPr>
              <w:jc w:val="both"/>
            </w:pPr>
            <w:r>
              <w:t>Not applicable</w:t>
            </w:r>
          </w:p>
        </w:tc>
      </w:tr>
      <w:tr w:rsidR="00861AEC" w14:paraId="4F25A024" w14:textId="77777777" w:rsidTr="00412987">
        <w:trPr>
          <w:jc w:val="center"/>
        </w:trPr>
        <w:tc>
          <w:tcPr>
            <w:tcW w:w="4386" w:type="dxa"/>
          </w:tcPr>
          <w:p w14:paraId="7D828618" w14:textId="2DA802FB" w:rsidR="00861AEC" w:rsidRDefault="00861AEC" w:rsidP="003540EC">
            <w:pPr>
              <w:jc w:val="both"/>
            </w:pPr>
            <w:r>
              <w:t>Annual decline</w:t>
            </w:r>
          </w:p>
        </w:tc>
        <w:tc>
          <w:tcPr>
            <w:tcW w:w="2254" w:type="dxa"/>
          </w:tcPr>
          <w:p w14:paraId="135F5490" w14:textId="4A5A71A8" w:rsidR="00861AEC" w:rsidRDefault="00861AEC" w:rsidP="003540EC">
            <w:pPr>
              <w:jc w:val="both"/>
            </w:pPr>
            <w:r>
              <w:t>1-3%</w:t>
            </w:r>
          </w:p>
        </w:tc>
        <w:tc>
          <w:tcPr>
            <w:tcW w:w="2254" w:type="dxa"/>
          </w:tcPr>
          <w:p w14:paraId="4B3BC5F2" w14:textId="23689683" w:rsidR="00861AEC" w:rsidRDefault="005D0EA0" w:rsidP="003540EC">
            <w:pPr>
              <w:jc w:val="both"/>
            </w:pPr>
            <w:r>
              <w:t>Not applicable</w:t>
            </w:r>
          </w:p>
        </w:tc>
      </w:tr>
      <w:tr w:rsidR="00861AEC" w14:paraId="714EA69B" w14:textId="77777777" w:rsidTr="00412987">
        <w:trPr>
          <w:jc w:val="center"/>
        </w:trPr>
        <w:tc>
          <w:tcPr>
            <w:tcW w:w="4386" w:type="dxa"/>
          </w:tcPr>
          <w:p w14:paraId="77F96CC0" w14:textId="385682C9" w:rsidR="00861AEC" w:rsidRDefault="00861AEC" w:rsidP="003540EC">
            <w:pPr>
              <w:jc w:val="both"/>
            </w:pPr>
            <w:r>
              <w:t xml:space="preserve">Number of localising hydrophones </w:t>
            </w:r>
          </w:p>
        </w:tc>
        <w:tc>
          <w:tcPr>
            <w:tcW w:w="2254" w:type="dxa"/>
          </w:tcPr>
          <w:p w14:paraId="36CDF763" w14:textId="37E70905" w:rsidR="00861AEC" w:rsidRDefault="00861AEC" w:rsidP="003540EC">
            <w:pPr>
              <w:jc w:val="both"/>
            </w:pPr>
            <w:r>
              <w:t>3-8</w:t>
            </w:r>
          </w:p>
        </w:tc>
        <w:tc>
          <w:tcPr>
            <w:tcW w:w="2254" w:type="dxa"/>
          </w:tcPr>
          <w:p w14:paraId="169871B3" w14:textId="328F8A98" w:rsidR="00861AEC" w:rsidRDefault="005D0EA0" w:rsidP="003540EC">
            <w:pPr>
              <w:jc w:val="both"/>
            </w:pPr>
            <w:r>
              <w:t>Not applicable</w:t>
            </w:r>
          </w:p>
        </w:tc>
      </w:tr>
    </w:tbl>
    <w:p w14:paraId="36B1AABA" w14:textId="4B1F4213" w:rsidR="00C9161E" w:rsidRPr="008777F6" w:rsidRDefault="00412987" w:rsidP="003540EC">
      <w:pPr>
        <w:pStyle w:val="Heading4"/>
        <w:jc w:val="both"/>
        <w:rPr>
          <w:i w:val="0"/>
          <w:iCs w:val="0"/>
        </w:rPr>
      </w:pPr>
      <w:r w:rsidRPr="0047054D">
        <w:rPr>
          <w:i w:val="0"/>
          <w:iCs w:val="0"/>
          <w:noProof/>
        </w:rPr>
        <w:lastRenderedPageBreak/>
        <w:drawing>
          <wp:anchor distT="0" distB="0" distL="114300" distR="114300" simplePos="0" relativeHeight="251657216" behindDoc="0" locked="0" layoutInCell="1" allowOverlap="1" wp14:anchorId="596D90A6" wp14:editId="498A24AD">
            <wp:simplePos x="0" y="0"/>
            <wp:positionH relativeFrom="margin">
              <wp:posOffset>1665605</wp:posOffset>
            </wp:positionH>
            <wp:positionV relativeFrom="paragraph">
              <wp:posOffset>74295</wp:posOffset>
            </wp:positionV>
            <wp:extent cx="2400935" cy="3154680"/>
            <wp:effectExtent l="0" t="0" r="3492"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00935" cy="3154680"/>
                    </a:xfrm>
                    <a:prstGeom prst="rect">
                      <a:avLst/>
                    </a:prstGeom>
                  </pic:spPr>
                </pic:pic>
              </a:graphicData>
            </a:graphic>
            <wp14:sizeRelH relativeFrom="page">
              <wp14:pctWidth>0</wp14:pctWidth>
            </wp14:sizeRelH>
            <wp14:sizeRelV relativeFrom="page">
              <wp14:pctHeight>0</wp14:pctHeight>
            </wp14:sizeRelV>
          </wp:anchor>
        </w:drawing>
      </w:r>
      <w:commentRangeStart w:id="105"/>
      <w:commentRangeStart w:id="106"/>
      <w:commentRangeEnd w:id="105"/>
      <w:r w:rsidR="00712249">
        <w:rPr>
          <w:rStyle w:val="CommentReference"/>
          <w:rFonts w:ascii="Arial" w:eastAsiaTheme="minorEastAsia" w:hAnsi="Arial" w:cstheme="minorBidi"/>
          <w:i w:val="0"/>
          <w:iCs w:val="0"/>
          <w:color w:val="auto"/>
        </w:rPr>
        <w:commentReference w:id="105"/>
      </w:r>
      <w:commentRangeEnd w:id="106"/>
      <w:r w:rsidR="006F0171">
        <w:rPr>
          <w:rStyle w:val="CommentReference"/>
          <w:rFonts w:ascii="Arial" w:eastAsiaTheme="minorEastAsia" w:hAnsi="Arial" w:cstheme="minorBidi"/>
          <w:i w:val="0"/>
          <w:iCs w:val="0"/>
          <w:color w:val="auto"/>
        </w:rPr>
        <w:commentReference w:id="106"/>
      </w:r>
    </w:p>
    <w:p w14:paraId="5032A3C6" w14:textId="4C35E857" w:rsidR="00C9161E" w:rsidRPr="009C411C" w:rsidRDefault="000E5EE7" w:rsidP="003540EC">
      <w:pPr>
        <w:pStyle w:val="Caption"/>
        <w:jc w:val="both"/>
        <w:rPr>
          <w:rFonts w:cstheme="minorHAnsi"/>
          <w:b w:val="0"/>
          <w:bCs w:val="0"/>
          <w:sz w:val="18"/>
          <w:szCs w:val="18"/>
        </w:rPr>
      </w:pPr>
      <w:r w:rsidRPr="009C411C">
        <w:rPr>
          <w:rFonts w:cstheme="minorHAnsi"/>
          <w:b w:val="0"/>
          <w:bCs w:val="0"/>
          <w:sz w:val="18"/>
          <w:szCs w:val="18"/>
        </w:rPr>
        <w:t>figure 1</w:t>
      </w:r>
      <w:r w:rsidR="008777F6" w:rsidRPr="009C411C">
        <w:rPr>
          <w:rFonts w:cstheme="minorHAnsi"/>
          <w:b w:val="0"/>
          <w:bCs w:val="0"/>
          <w:sz w:val="18"/>
          <w:szCs w:val="18"/>
        </w:rPr>
        <w:t>:</w:t>
      </w:r>
      <w:r w:rsidRPr="009C411C">
        <w:rPr>
          <w:rFonts w:cstheme="minorHAnsi"/>
          <w:b w:val="0"/>
          <w:bCs w:val="0"/>
          <w:sz w:val="18"/>
          <w:szCs w:val="18"/>
        </w:rPr>
        <w:t xml:space="preserve"> a visual representation of </w:t>
      </w:r>
      <w:r w:rsidR="009A2C86" w:rsidRPr="009C411C">
        <w:rPr>
          <w:rFonts w:cstheme="minorHAnsi"/>
          <w:b w:val="0"/>
          <w:bCs w:val="0"/>
          <w:sz w:val="18"/>
          <w:szCs w:val="18"/>
        </w:rPr>
        <w:t>an example</w:t>
      </w:r>
      <w:r w:rsidRPr="009C411C">
        <w:rPr>
          <w:rFonts w:cstheme="minorHAnsi"/>
          <w:b w:val="0"/>
          <w:bCs w:val="0"/>
          <w:sz w:val="18"/>
          <w:szCs w:val="18"/>
        </w:rPr>
        <w:t xml:space="preserve"> simulation</w:t>
      </w:r>
      <w:commentRangeStart w:id="107"/>
      <w:commentRangeEnd w:id="107"/>
      <w:r w:rsidR="00712249" w:rsidRPr="009C411C">
        <w:rPr>
          <w:rStyle w:val="CommentReference"/>
          <w:rFonts w:ascii="Arial" w:hAnsi="Arial"/>
          <w:b w:val="0"/>
          <w:bCs w:val="0"/>
          <w:smallCaps w:val="0"/>
          <w:color w:val="auto"/>
          <w:spacing w:val="0"/>
          <w:sz w:val="18"/>
          <w:szCs w:val="18"/>
        </w:rPr>
        <w:commentReference w:id="107"/>
      </w:r>
      <w:r w:rsidR="006122DE" w:rsidRPr="009C411C">
        <w:rPr>
          <w:rFonts w:cstheme="minorHAnsi"/>
          <w:b w:val="0"/>
          <w:bCs w:val="0"/>
          <w:sz w:val="18"/>
          <w:szCs w:val="18"/>
        </w:rPr>
        <w:t>.</w:t>
      </w:r>
      <w:r w:rsidRPr="009C411C">
        <w:rPr>
          <w:rFonts w:cstheme="minorHAnsi"/>
          <w:b w:val="0"/>
          <w:bCs w:val="0"/>
          <w:sz w:val="18"/>
          <w:szCs w:val="18"/>
        </w:rPr>
        <w:t xml:space="preserve"> the black outline denotes the study area, the red/yellow surface represents a non</w:t>
      </w:r>
      <w:r w:rsidR="00F47582" w:rsidRPr="009C411C">
        <w:rPr>
          <w:rFonts w:cstheme="minorHAnsi"/>
          <w:b w:val="0"/>
          <w:bCs w:val="0"/>
          <w:sz w:val="18"/>
          <w:szCs w:val="18"/>
        </w:rPr>
        <w:t>-</w:t>
      </w:r>
      <w:r w:rsidRPr="009C411C">
        <w:rPr>
          <w:rFonts w:cstheme="minorHAnsi"/>
          <w:b w:val="0"/>
          <w:bCs w:val="0"/>
          <w:sz w:val="18"/>
          <w:szCs w:val="18"/>
        </w:rPr>
        <w:t>uniform animal density surface</w:t>
      </w:r>
      <w:r w:rsidR="006122DE" w:rsidRPr="009C411C">
        <w:rPr>
          <w:rFonts w:cstheme="minorHAnsi"/>
          <w:b w:val="0"/>
          <w:bCs w:val="0"/>
          <w:sz w:val="18"/>
          <w:szCs w:val="18"/>
        </w:rPr>
        <w:t>,</w:t>
      </w:r>
      <w:r w:rsidRPr="009C411C">
        <w:rPr>
          <w:rFonts w:cstheme="minorHAnsi"/>
          <w:b w:val="0"/>
          <w:bCs w:val="0"/>
          <w:sz w:val="18"/>
          <w:szCs w:val="18"/>
        </w:rPr>
        <w:t xml:space="preserve"> </w:t>
      </w:r>
      <w:r w:rsidR="006F0171" w:rsidRPr="009C411C">
        <w:rPr>
          <w:rFonts w:cstheme="minorHAnsi"/>
          <w:b w:val="0"/>
          <w:bCs w:val="0"/>
          <w:sz w:val="18"/>
          <w:szCs w:val="18"/>
        </w:rPr>
        <w:t>green circles</w:t>
      </w:r>
      <w:r w:rsidRPr="009C411C">
        <w:rPr>
          <w:rFonts w:cstheme="minorHAnsi"/>
          <w:b w:val="0"/>
          <w:bCs w:val="0"/>
          <w:sz w:val="18"/>
          <w:szCs w:val="18"/>
        </w:rPr>
        <w:t xml:space="preserve"> indicate a single hydrophone and </w:t>
      </w:r>
      <w:r w:rsidR="006F0171" w:rsidRPr="009C411C">
        <w:rPr>
          <w:rFonts w:cstheme="minorHAnsi"/>
          <w:b w:val="0"/>
          <w:bCs w:val="0"/>
          <w:sz w:val="18"/>
          <w:szCs w:val="18"/>
        </w:rPr>
        <w:t>blue circles</w:t>
      </w:r>
      <w:r w:rsidRPr="009C411C">
        <w:rPr>
          <w:rFonts w:cstheme="minorHAnsi"/>
          <w:b w:val="0"/>
          <w:bCs w:val="0"/>
          <w:sz w:val="18"/>
          <w:szCs w:val="18"/>
        </w:rPr>
        <w:t xml:space="preserve"> represent a cluster of localising hydrophones</w:t>
      </w:r>
      <w:r w:rsidR="009A2C86" w:rsidRPr="009C411C">
        <w:rPr>
          <w:rFonts w:cstheme="minorHAnsi"/>
          <w:b w:val="0"/>
          <w:bCs w:val="0"/>
          <w:sz w:val="18"/>
          <w:szCs w:val="18"/>
        </w:rPr>
        <w:t xml:space="preserve">. </w:t>
      </w:r>
    </w:p>
    <w:p w14:paraId="0B7539D2" w14:textId="659B6C02" w:rsidR="00F8779A" w:rsidRDefault="00F8779A" w:rsidP="003540EC">
      <w:pPr>
        <w:jc w:val="both"/>
        <w:rPr>
          <w:rFonts w:cstheme="minorHAnsi"/>
        </w:rPr>
      </w:pPr>
      <w:r>
        <w:rPr>
          <w:rFonts w:cstheme="minorHAnsi"/>
        </w:rPr>
        <w:t>By developing a range of scenarios</w:t>
      </w:r>
      <w:r w:rsidR="00712249">
        <w:rPr>
          <w:rFonts w:cstheme="minorHAnsi"/>
        </w:rPr>
        <w:t>,</w:t>
      </w:r>
      <w:r w:rsidR="00841208">
        <w:rPr>
          <w:rFonts w:cstheme="minorHAnsi"/>
        </w:rPr>
        <w:t xml:space="preserve"> </w:t>
      </w:r>
      <w:r>
        <w:rPr>
          <w:rFonts w:cstheme="minorHAnsi"/>
        </w:rPr>
        <w:t xml:space="preserve">we obtain a better understanding of the potential power to detect a decline, given an increase in monitoring years and a variety of survey designs. </w:t>
      </w:r>
      <w:commentRangeStart w:id="108"/>
      <w:commentRangeStart w:id="109"/>
      <w:r w:rsidR="006D6F6B">
        <w:rPr>
          <w:rFonts w:cstheme="minorHAnsi"/>
        </w:rPr>
        <w:t>In data-rich situations, it may be possible to i</w:t>
      </w:r>
      <w:r>
        <w:rPr>
          <w:rFonts w:cstheme="minorHAnsi"/>
        </w:rPr>
        <w:t>ncreas</w:t>
      </w:r>
      <w:r w:rsidR="006D6F6B">
        <w:rPr>
          <w:rFonts w:cstheme="minorHAnsi"/>
        </w:rPr>
        <w:t>e</w:t>
      </w:r>
      <w:r>
        <w:rPr>
          <w:rFonts w:cstheme="minorHAnsi"/>
        </w:rPr>
        <w:t xml:space="preserve"> the number of density estimates </w:t>
      </w:r>
      <w:r w:rsidR="006D6F6B">
        <w:rPr>
          <w:rFonts w:cstheme="minorHAnsi"/>
        </w:rPr>
        <w:t xml:space="preserve">made </w:t>
      </w:r>
      <w:r>
        <w:rPr>
          <w:rFonts w:cstheme="minorHAnsi"/>
        </w:rPr>
        <w:t>per yea</w:t>
      </w:r>
      <w:commentRangeEnd w:id="108"/>
      <w:r w:rsidR="007B6FDD">
        <w:rPr>
          <w:rStyle w:val="CommentReference"/>
          <w:rFonts w:ascii="Arial" w:hAnsi="Arial"/>
        </w:rPr>
        <w:commentReference w:id="108"/>
      </w:r>
      <w:commentRangeEnd w:id="109"/>
      <w:r w:rsidR="00745E68">
        <w:rPr>
          <w:rStyle w:val="CommentReference"/>
          <w:rFonts w:ascii="Arial" w:hAnsi="Arial"/>
        </w:rPr>
        <w:commentReference w:id="109"/>
      </w:r>
      <w:r>
        <w:rPr>
          <w:rFonts w:cstheme="minorHAnsi"/>
        </w:rPr>
        <w:t>r</w:t>
      </w:r>
      <w:r w:rsidR="009C55DC">
        <w:rPr>
          <w:rFonts w:cstheme="minorHAnsi"/>
        </w:rPr>
        <w:t xml:space="preserve">, improving </w:t>
      </w:r>
      <w:r w:rsidR="006D6F6B">
        <w:rPr>
          <w:rFonts w:cstheme="minorHAnsi"/>
        </w:rPr>
        <w:t xml:space="preserve">the </w:t>
      </w:r>
      <w:r>
        <w:rPr>
          <w:rFonts w:cstheme="minorHAnsi"/>
        </w:rPr>
        <w:t>power to detect a decline</w:t>
      </w:r>
      <w:r w:rsidR="006D6F6B">
        <w:rPr>
          <w:rFonts w:cstheme="minorHAnsi"/>
        </w:rPr>
        <w:t xml:space="preserve"> </w:t>
      </w:r>
      <w:r w:rsidR="009C55DC">
        <w:rPr>
          <w:rFonts w:cstheme="minorHAnsi"/>
        </w:rPr>
        <w:t xml:space="preserve">and reducing the number of </w:t>
      </w:r>
      <w:r>
        <w:rPr>
          <w:rFonts w:cstheme="minorHAnsi"/>
        </w:rPr>
        <w:t xml:space="preserve">monitoring years that are required to detect a population level change. In </w:t>
      </w:r>
      <w:commentRangeStart w:id="110"/>
      <w:r>
        <w:rPr>
          <w:rFonts w:cstheme="minorHAnsi"/>
        </w:rPr>
        <w:t>this scenario</w:t>
      </w:r>
      <w:commentRangeEnd w:id="110"/>
      <w:r w:rsidR="00841208">
        <w:rPr>
          <w:rStyle w:val="CommentReference"/>
          <w:rFonts w:ascii="Arial" w:hAnsi="Arial"/>
        </w:rPr>
        <w:commentReference w:id="110"/>
      </w:r>
      <w:r>
        <w:rPr>
          <w:rFonts w:cstheme="minorHAnsi"/>
        </w:rPr>
        <w:t xml:space="preserve">, doubling the number of estimates per year resulted in a reduction of </w:t>
      </w:r>
      <w:r w:rsidR="00BD2D0E">
        <w:rPr>
          <w:rFonts w:cstheme="minorHAnsi"/>
        </w:rPr>
        <w:t xml:space="preserve">approximately 7 </w:t>
      </w:r>
      <w:r>
        <w:rPr>
          <w:rFonts w:cstheme="minorHAnsi"/>
        </w:rPr>
        <w:t>monitoring years</w:t>
      </w:r>
      <w:r w:rsidR="00BD2D0E">
        <w:rPr>
          <w:rFonts w:cstheme="minorHAnsi"/>
        </w:rPr>
        <w:t xml:space="preserve"> when the population was experiencing 1% annual declines (Figure 2)</w:t>
      </w:r>
      <w:r>
        <w:rPr>
          <w:rFonts w:cstheme="minorHAnsi"/>
        </w:rPr>
        <w:t xml:space="preserve">. </w:t>
      </w:r>
      <w:r w:rsidR="00CA5E4B">
        <w:rPr>
          <w:rFonts w:cstheme="minorHAnsi"/>
        </w:rPr>
        <w:t xml:space="preserve">While this example demonstrates the change in statistical power when the number of density estimates is increased to two per year, </w:t>
      </w:r>
      <w:r>
        <w:rPr>
          <w:rFonts w:cstheme="minorHAnsi"/>
        </w:rPr>
        <w:t>providing there is sufficient information regarding detections, and seasonal changes in animal presence and cues,</w:t>
      </w:r>
      <w:r w:rsidR="00AD01F2">
        <w:rPr>
          <w:rFonts w:cstheme="minorHAnsi"/>
        </w:rPr>
        <w:t xml:space="preserve"> the number of</w:t>
      </w:r>
      <w:r>
        <w:rPr>
          <w:rFonts w:cstheme="minorHAnsi"/>
        </w:rPr>
        <w:t xml:space="preserve"> density estimates per year</w:t>
      </w:r>
      <w:r w:rsidR="00AD01F2">
        <w:rPr>
          <w:rFonts w:cstheme="minorHAnsi"/>
        </w:rPr>
        <w:t xml:space="preserve"> could be increased further, with expected increases in </w:t>
      </w:r>
      <w:commentRangeStart w:id="111"/>
      <w:commentRangeStart w:id="112"/>
      <w:r w:rsidR="00AD01F2">
        <w:rPr>
          <w:rFonts w:cstheme="minorHAnsi"/>
        </w:rPr>
        <w:t>power</w:t>
      </w:r>
      <w:commentRangeEnd w:id="111"/>
      <w:r w:rsidR="00916CC6">
        <w:rPr>
          <w:rStyle w:val="CommentReference"/>
          <w:rFonts w:ascii="Arial" w:hAnsi="Arial"/>
        </w:rPr>
        <w:commentReference w:id="111"/>
      </w:r>
      <w:commentRangeEnd w:id="112"/>
      <w:r w:rsidR="00E6377A">
        <w:rPr>
          <w:rStyle w:val="CommentReference"/>
          <w:rFonts w:ascii="Arial" w:hAnsi="Arial"/>
        </w:rPr>
        <w:commentReference w:id="112"/>
      </w:r>
      <w:r>
        <w:rPr>
          <w:rFonts w:cstheme="minorHAnsi"/>
        </w:rPr>
        <w:t xml:space="preserve">. </w:t>
      </w:r>
    </w:p>
    <w:p w14:paraId="55D6FDE4" w14:textId="6B046A93" w:rsidR="00E6377A" w:rsidRDefault="00E6377A" w:rsidP="003540EC">
      <w:pPr>
        <w:jc w:val="both"/>
        <w:rPr>
          <w:rFonts w:cstheme="minorHAnsi"/>
        </w:rPr>
      </w:pPr>
    </w:p>
    <w:p w14:paraId="58BBBB88" w14:textId="3516363C" w:rsidR="00E6377A" w:rsidRDefault="00E6377A" w:rsidP="003540EC">
      <w:pPr>
        <w:jc w:val="both"/>
        <w:rPr>
          <w:rFonts w:cstheme="minorHAnsi"/>
        </w:rPr>
      </w:pPr>
    </w:p>
    <w:p w14:paraId="302B6FDE" w14:textId="0D6F69D9" w:rsidR="00E6377A" w:rsidRDefault="00E6377A" w:rsidP="003540EC">
      <w:pPr>
        <w:jc w:val="both"/>
        <w:rPr>
          <w:rFonts w:cstheme="minorHAnsi"/>
        </w:rPr>
      </w:pPr>
    </w:p>
    <w:p w14:paraId="063C6747" w14:textId="5652C02B" w:rsidR="00E6377A" w:rsidRDefault="00E6377A" w:rsidP="003540EC">
      <w:pPr>
        <w:jc w:val="both"/>
        <w:rPr>
          <w:rFonts w:cstheme="minorHAnsi"/>
        </w:rPr>
      </w:pPr>
    </w:p>
    <w:p w14:paraId="3FA3265C" w14:textId="7103711C" w:rsidR="00E6377A" w:rsidRDefault="00E6377A" w:rsidP="003540EC">
      <w:pPr>
        <w:jc w:val="both"/>
        <w:rPr>
          <w:rFonts w:cstheme="minorHAnsi"/>
        </w:rPr>
      </w:pPr>
    </w:p>
    <w:p w14:paraId="2C172946" w14:textId="0F971DB4" w:rsidR="00E6377A" w:rsidRDefault="00E6377A" w:rsidP="003540EC">
      <w:pPr>
        <w:jc w:val="both"/>
        <w:rPr>
          <w:rFonts w:cstheme="minorHAnsi"/>
        </w:rPr>
      </w:pPr>
    </w:p>
    <w:p w14:paraId="335B2981" w14:textId="4B540CA9" w:rsidR="00E6377A" w:rsidRDefault="00E6377A" w:rsidP="003540EC">
      <w:pPr>
        <w:jc w:val="both"/>
        <w:rPr>
          <w:rFonts w:cstheme="minorHAnsi"/>
        </w:rPr>
      </w:pPr>
    </w:p>
    <w:p w14:paraId="72767E37" w14:textId="46D5077B" w:rsidR="00E6377A" w:rsidRDefault="00E6377A" w:rsidP="003540EC">
      <w:pPr>
        <w:jc w:val="both"/>
        <w:rPr>
          <w:rFonts w:cstheme="minorHAnsi"/>
        </w:rPr>
      </w:pPr>
    </w:p>
    <w:p w14:paraId="3527B048" w14:textId="7D221C0B" w:rsidR="00F8779A" w:rsidRDefault="00412987" w:rsidP="003540EC">
      <w:pPr>
        <w:jc w:val="both"/>
        <w:rPr>
          <w:rFonts w:cstheme="minorHAnsi"/>
        </w:rPr>
      </w:pPr>
      <w:r>
        <w:rPr>
          <w:rFonts w:cstheme="minorHAnsi"/>
          <w:smallCaps/>
          <w:noProof/>
          <w:color w:val="595959" w:themeColor="text1" w:themeTint="A6"/>
          <w:spacing w:val="6"/>
          <w:sz w:val="18"/>
          <w:szCs w:val="18"/>
        </w:rPr>
        <w:lastRenderedPageBreak/>
        <w:drawing>
          <wp:anchor distT="0" distB="0" distL="114300" distR="114300" simplePos="0" relativeHeight="251668480" behindDoc="0" locked="0" layoutInCell="1" allowOverlap="1" wp14:anchorId="5C2C0CEB" wp14:editId="7F4E6305">
            <wp:simplePos x="0" y="0"/>
            <wp:positionH relativeFrom="margin">
              <wp:posOffset>1023620</wp:posOffset>
            </wp:positionH>
            <wp:positionV relativeFrom="paragraph">
              <wp:posOffset>610</wp:posOffset>
            </wp:positionV>
            <wp:extent cx="3950970" cy="31889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50970" cy="3188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mc:AlternateContent>
          <mc:Choice Requires="wps">
            <w:drawing>
              <wp:inline distT="0" distB="0" distL="0" distR="0" wp14:anchorId="7983D9DC" wp14:editId="0795530D">
                <wp:extent cx="5731510" cy="577599"/>
                <wp:effectExtent l="0" t="0" r="2540" b="0"/>
                <wp:docPr id="13" name="Text Box 13"/>
                <wp:cNvGraphicFramePr/>
                <a:graphic xmlns:a="http://schemas.openxmlformats.org/drawingml/2006/main">
                  <a:graphicData uri="http://schemas.microsoft.com/office/word/2010/wordprocessingShape">
                    <wps:wsp>
                      <wps:cNvSpPr txBox="1"/>
                      <wps:spPr>
                        <a:xfrm>
                          <a:off x="0" y="0"/>
                          <a:ext cx="5731510" cy="577599"/>
                        </a:xfrm>
                        <a:prstGeom prst="rect">
                          <a:avLst/>
                        </a:prstGeom>
                        <a:solidFill>
                          <a:prstClr val="white"/>
                        </a:solidFill>
                        <a:ln>
                          <a:noFill/>
                        </a:ln>
                      </wps:spPr>
                      <wps:txbx>
                        <w:txbxContent>
                          <w:p w14:paraId="5FA2229B" w14:textId="166FC9B5" w:rsidR="00412987" w:rsidRPr="00FF05F0" w:rsidRDefault="00412987" w:rsidP="00412987">
                            <w:pPr>
                              <w:pStyle w:val="Caption"/>
                              <w:rPr>
                                <w:rFonts w:cstheme="minorHAnsi"/>
                                <w:b w:val="0"/>
                                <w:bCs w:val="0"/>
                                <w:sz w:val="18"/>
                                <w:szCs w:val="18"/>
                              </w:rPr>
                            </w:pPr>
                            <w:r w:rsidRPr="00FF05F0">
                              <w:rPr>
                                <w:rFonts w:cstheme="minorHAnsi"/>
                                <w:b w:val="0"/>
                                <w:bCs w:val="0"/>
                                <w:sz w:val="18"/>
                                <w:szCs w:val="18"/>
                              </w:rPr>
                              <w:t xml:space="preserve">figure 2: </w:t>
                            </w:r>
                            <w:r w:rsidRPr="00FF05F0">
                              <w:rPr>
                                <w:b w:val="0"/>
                                <w:bCs w:val="0"/>
                                <w:sz w:val="18"/>
                                <w:szCs w:val="18"/>
                              </w:rPr>
                              <w:t xml:space="preserve">the power to detect a decline in Blainville’s beaked whale based on input values derived from </w:t>
                            </w:r>
                            <w:proofErr w:type="spellStart"/>
                            <w:r w:rsidRPr="00FF05F0">
                              <w:rPr>
                                <w:b w:val="0"/>
                                <w:bCs w:val="0"/>
                                <w:sz w:val="18"/>
                                <w:szCs w:val="18"/>
                              </w:rPr>
                              <w:t>autec</w:t>
                            </w:r>
                            <w:proofErr w:type="spellEnd"/>
                            <w:r w:rsidRPr="00FF05F0">
                              <w:rPr>
                                <w:rFonts w:cstheme="minorHAnsi"/>
                                <w:b w:val="0"/>
                                <w:bCs w:val="0"/>
                                <w:sz w:val="18"/>
                                <w:szCs w:val="18"/>
                              </w:rPr>
                              <w:t xml:space="preserve">. simulations based on 1 or 2 density estimates per year, and 1 or 3 % annual declines. this simulation was based on an average of </w:t>
                            </w:r>
                            <w:r w:rsidR="00721718">
                              <w:rPr>
                                <w:rFonts w:cstheme="minorHAnsi"/>
                                <w:b w:val="0"/>
                                <w:bCs w:val="0"/>
                                <w:sz w:val="18"/>
                                <w:szCs w:val="18"/>
                              </w:rPr>
                              <w:t xml:space="preserve">5 </w:t>
                            </w:r>
                            <w:r w:rsidRPr="00FF05F0">
                              <w:rPr>
                                <w:rFonts w:cstheme="minorHAnsi"/>
                                <w:b w:val="0"/>
                                <w:bCs w:val="0"/>
                                <w:sz w:val="18"/>
                                <w:szCs w:val="18"/>
                              </w:rPr>
                              <w:t>localising hydrophones within the array, and alpha &lt;0.05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983D9DC" id="_x0000_t202" coordsize="21600,21600" o:spt="202" path="m,l,21600r21600,l21600,xe">
                <v:stroke joinstyle="miter"/>
                <v:path gradientshapeok="t" o:connecttype="rect"/>
              </v:shapetype>
              <v:shape id="Text Box 13" o:spid="_x0000_s1026" type="#_x0000_t202" style="width:451.3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" stroked="f">
                <v:textbox inset="0,0,0,0">
                  <w:txbxContent>
                    <w:p w14:paraId="5FA2229B" w14:textId="166FC9B5" w:rsidR="00412987" w:rsidRPr="00FF05F0" w:rsidRDefault="00412987" w:rsidP="00412987">
                      <w:pPr>
                        <w:pStyle w:val="Caption"/>
                        <w:rPr>
                          <w:rFonts w:cstheme="minorHAnsi"/>
                          <w:b w:val="0"/>
                          <w:bCs w:val="0"/>
                          <w:sz w:val="18"/>
                          <w:szCs w:val="18"/>
                        </w:rPr>
                      </w:pPr>
                      <w:r w:rsidRPr="00FF05F0">
                        <w:rPr>
                          <w:rFonts w:cstheme="minorHAnsi"/>
                          <w:b w:val="0"/>
                          <w:bCs w:val="0"/>
                          <w:sz w:val="18"/>
                          <w:szCs w:val="18"/>
                        </w:rPr>
                        <w:t xml:space="preserve">figure 2: </w:t>
                      </w:r>
                      <w:r w:rsidRPr="00FF05F0">
                        <w:rPr>
                          <w:b w:val="0"/>
                          <w:bCs w:val="0"/>
                          <w:sz w:val="18"/>
                          <w:szCs w:val="18"/>
                        </w:rPr>
                        <w:t xml:space="preserve">the power to detect a decline in Blainville’s beaked whale based on input values derived from </w:t>
                      </w:r>
                      <w:proofErr w:type="spellStart"/>
                      <w:r w:rsidRPr="00FF05F0">
                        <w:rPr>
                          <w:b w:val="0"/>
                          <w:bCs w:val="0"/>
                          <w:sz w:val="18"/>
                          <w:szCs w:val="18"/>
                        </w:rPr>
                        <w:t>autec</w:t>
                      </w:r>
                      <w:proofErr w:type="spellEnd"/>
                      <w:r w:rsidRPr="00FF05F0">
                        <w:rPr>
                          <w:rFonts w:cstheme="minorHAnsi"/>
                          <w:b w:val="0"/>
                          <w:bCs w:val="0"/>
                          <w:sz w:val="18"/>
                          <w:szCs w:val="18"/>
                        </w:rPr>
                        <w:t xml:space="preserve">. simulations based on 1 or 2 density estimates per year, and 1 or 3 % annual declines. this simulation was based on an average of </w:t>
                      </w:r>
                      <w:r w:rsidR="00721718">
                        <w:rPr>
                          <w:rFonts w:cstheme="minorHAnsi"/>
                          <w:b w:val="0"/>
                          <w:bCs w:val="0"/>
                          <w:sz w:val="18"/>
                          <w:szCs w:val="18"/>
                        </w:rPr>
                        <w:t xml:space="preserve">5 </w:t>
                      </w:r>
                      <w:r w:rsidRPr="00FF05F0">
                        <w:rPr>
                          <w:rFonts w:cstheme="minorHAnsi"/>
                          <w:b w:val="0"/>
                          <w:bCs w:val="0"/>
                          <w:sz w:val="18"/>
                          <w:szCs w:val="18"/>
                        </w:rPr>
                        <w:t>localising hydrophones within the array, and alpha &lt;0.05</w:t>
                      </w:r>
                    </w:p>
                  </w:txbxContent>
                </v:textbox>
                <w10:anchorlock/>
              </v:shape>
            </w:pict>
          </mc:Fallback>
        </mc:AlternateContent>
      </w:r>
      <w:r w:rsidR="00BD2D0E">
        <w:rPr>
          <w:rFonts w:cstheme="minorHAnsi"/>
        </w:rPr>
        <w:t>In addition to varying the number of estimates per year, the model allows for specification of the number of localising hydrophones within the array</w:t>
      </w:r>
      <w:r w:rsidR="00DA43BE">
        <w:rPr>
          <w:rFonts w:cstheme="minorHAnsi"/>
        </w:rPr>
        <w:t xml:space="preserve">. </w:t>
      </w:r>
      <w:r w:rsidR="00AD01F2">
        <w:rPr>
          <w:rFonts w:cstheme="minorHAnsi"/>
        </w:rPr>
        <w:t>These localisation clusters are more expensive to implement (as they require multiple hydrophones per node</w:t>
      </w:r>
      <w:r w:rsidR="00B25E52">
        <w:rPr>
          <w:rFonts w:cstheme="minorHAnsi"/>
        </w:rPr>
        <w:t>) but</w:t>
      </w:r>
      <w:r w:rsidR="00AD01F2">
        <w:rPr>
          <w:rFonts w:cstheme="minorHAnsi"/>
        </w:rPr>
        <w:t xml:space="preserve"> allow </w:t>
      </w:r>
      <w:commentRangeStart w:id="113"/>
      <w:r w:rsidR="00AD01F2">
        <w:rPr>
          <w:rFonts w:cstheme="minorHAnsi"/>
        </w:rPr>
        <w:t>for multiple detection functions to be derived across the study area</w:t>
      </w:r>
      <w:r w:rsidR="0047103C">
        <w:rPr>
          <w:rFonts w:cstheme="minorHAnsi"/>
        </w:rPr>
        <w:t>,</w:t>
      </w:r>
      <w:r w:rsidR="00AD01F2">
        <w:rPr>
          <w:rFonts w:cstheme="minorHAnsi"/>
        </w:rPr>
        <w:t xml:space="preserve"> which can address heterogeneity in detection probability</w:t>
      </w:r>
      <w:commentRangeEnd w:id="113"/>
      <w:r w:rsidR="00AB7F71">
        <w:rPr>
          <w:rStyle w:val="CommentReference"/>
          <w:rFonts w:ascii="Arial" w:hAnsi="Arial"/>
        </w:rPr>
        <w:commentReference w:id="113"/>
      </w:r>
      <w:r w:rsidR="00AD01F2">
        <w:rPr>
          <w:rFonts w:cstheme="minorHAnsi"/>
        </w:rPr>
        <w:t xml:space="preserve">. </w:t>
      </w:r>
      <w:r w:rsidR="00DA43BE">
        <w:rPr>
          <w:rFonts w:cstheme="minorHAnsi"/>
        </w:rPr>
        <w:t>Increasing the number of localising hydrophones on the array</w:t>
      </w:r>
      <w:r w:rsidR="000E3E21">
        <w:rPr>
          <w:rFonts w:cstheme="minorHAnsi"/>
        </w:rPr>
        <w:t xml:space="preserve"> allowed for the threshold for high power (0.8) to be reached 5 years earlier</w:t>
      </w:r>
      <w:r w:rsidR="00402F52">
        <w:rPr>
          <w:rFonts w:cstheme="minorHAnsi"/>
        </w:rPr>
        <w:t>, when the population declined 1% per year (Figure 3</w:t>
      </w:r>
      <w:r w:rsidR="005A131D">
        <w:rPr>
          <w:rFonts w:cstheme="minorHAnsi"/>
        </w:rPr>
        <w:t>)</w:t>
      </w:r>
      <w:r w:rsidR="00402F52">
        <w:rPr>
          <w:rFonts w:cstheme="minorHAnsi"/>
        </w:rPr>
        <w:t xml:space="preserve">. </w:t>
      </w:r>
      <w:r w:rsidR="00C73605">
        <w:rPr>
          <w:rFonts w:cstheme="minorHAnsi"/>
        </w:rPr>
        <w:t>Th</w:t>
      </w:r>
      <w:r w:rsidR="005A131D">
        <w:rPr>
          <w:rFonts w:cstheme="minorHAnsi"/>
        </w:rPr>
        <w:t>e</w:t>
      </w:r>
      <w:r w:rsidR="00C73605">
        <w:rPr>
          <w:rFonts w:cstheme="minorHAnsi"/>
        </w:rPr>
        <w:t xml:space="preserve"> reduction </w:t>
      </w:r>
      <w:r w:rsidR="00841208">
        <w:rPr>
          <w:rFonts w:cstheme="minorHAnsi"/>
        </w:rPr>
        <w:t xml:space="preserve">in the </w:t>
      </w:r>
      <w:r w:rsidR="005A131D">
        <w:rPr>
          <w:rFonts w:cstheme="minorHAnsi"/>
        </w:rPr>
        <w:t xml:space="preserve">required </w:t>
      </w:r>
      <w:r w:rsidR="00841208">
        <w:rPr>
          <w:rFonts w:cstheme="minorHAnsi"/>
        </w:rPr>
        <w:t xml:space="preserve">number of </w:t>
      </w:r>
      <w:r w:rsidR="00C73605">
        <w:rPr>
          <w:rFonts w:cstheme="minorHAnsi"/>
        </w:rPr>
        <w:t xml:space="preserve">monitoring years </w:t>
      </w:r>
      <w:r w:rsidR="00841208">
        <w:rPr>
          <w:rFonts w:cstheme="minorHAnsi"/>
        </w:rPr>
        <w:t xml:space="preserve">to detect a given trend </w:t>
      </w:r>
      <w:r w:rsidR="00C73605">
        <w:rPr>
          <w:rFonts w:cstheme="minorHAnsi"/>
        </w:rPr>
        <w:t xml:space="preserve">will differ depending on the input parameters, but also depending on the heterogeneity of the environment. The </w:t>
      </w:r>
      <w:r w:rsidR="005A131D">
        <w:rPr>
          <w:rFonts w:cstheme="minorHAnsi"/>
        </w:rPr>
        <w:t xml:space="preserve">required </w:t>
      </w:r>
      <w:r w:rsidR="00C73605">
        <w:rPr>
          <w:rFonts w:cstheme="minorHAnsi"/>
        </w:rPr>
        <w:t>monitoring time will be species and region specific, and</w:t>
      </w:r>
      <w:r w:rsidR="005A131D">
        <w:rPr>
          <w:rFonts w:cstheme="minorHAnsi"/>
        </w:rPr>
        <w:t xml:space="preserve"> the</w:t>
      </w:r>
      <w:r w:rsidR="00C73605">
        <w:rPr>
          <w:rFonts w:cstheme="minorHAnsi"/>
        </w:rPr>
        <w:t xml:space="preserve"> </w:t>
      </w:r>
      <w:r w:rsidR="00841208">
        <w:rPr>
          <w:rFonts w:cstheme="minorHAnsi"/>
        </w:rPr>
        <w:t xml:space="preserve">proportion of </w:t>
      </w:r>
      <w:r w:rsidR="00C73605">
        <w:rPr>
          <w:rFonts w:cstheme="minorHAnsi"/>
        </w:rPr>
        <w:t>localis</w:t>
      </w:r>
      <w:r w:rsidR="005A131D">
        <w:rPr>
          <w:rFonts w:cstheme="minorHAnsi"/>
        </w:rPr>
        <w:t>ing hydrophones</w:t>
      </w:r>
      <w:r w:rsidR="00841208">
        <w:rPr>
          <w:rFonts w:cstheme="minorHAnsi"/>
        </w:rPr>
        <w:t xml:space="preserve"> </w:t>
      </w:r>
      <w:r w:rsidR="00C73605">
        <w:rPr>
          <w:rFonts w:cstheme="minorHAnsi"/>
        </w:rPr>
        <w:t xml:space="preserve">and the number of estimates per year are </w:t>
      </w:r>
      <w:r w:rsidR="00841208">
        <w:rPr>
          <w:rFonts w:cstheme="minorHAnsi"/>
        </w:rPr>
        <w:t xml:space="preserve">illustrative. </w:t>
      </w:r>
      <w:commentRangeStart w:id="114"/>
      <w:commentRangeStart w:id="115"/>
      <w:r w:rsidR="00841208">
        <w:rPr>
          <w:rFonts w:cstheme="minorHAnsi"/>
        </w:rPr>
        <w:t xml:space="preserve">The impact on power for several other </w:t>
      </w:r>
      <w:r w:rsidR="00C73605">
        <w:rPr>
          <w:rFonts w:cstheme="minorHAnsi"/>
        </w:rPr>
        <w:t xml:space="preserve">parameters could </w:t>
      </w:r>
      <w:r w:rsidR="00B71D9C">
        <w:rPr>
          <w:rFonts w:cstheme="minorHAnsi"/>
        </w:rPr>
        <w:t xml:space="preserve">also </w:t>
      </w:r>
      <w:r w:rsidR="00C73605">
        <w:rPr>
          <w:rFonts w:cstheme="minorHAnsi"/>
        </w:rPr>
        <w:t xml:space="preserve">be </w:t>
      </w:r>
      <w:r w:rsidR="00841208">
        <w:rPr>
          <w:rFonts w:cstheme="minorHAnsi"/>
        </w:rPr>
        <w:t xml:space="preserve">evaluated </w:t>
      </w:r>
      <w:r w:rsidR="00C73605">
        <w:rPr>
          <w:rFonts w:cstheme="minorHAnsi"/>
        </w:rPr>
        <w:t>within the simulations</w:t>
      </w:r>
      <w:commentRangeEnd w:id="114"/>
      <w:r w:rsidR="00014C59">
        <w:rPr>
          <w:rStyle w:val="CommentReference"/>
          <w:rFonts w:ascii="Arial" w:hAnsi="Arial"/>
        </w:rPr>
        <w:commentReference w:id="114"/>
      </w:r>
      <w:commentRangeEnd w:id="115"/>
      <w:r w:rsidR="00B71D9C">
        <w:rPr>
          <w:rStyle w:val="CommentReference"/>
          <w:rFonts w:ascii="Arial" w:hAnsi="Arial"/>
        </w:rPr>
        <w:commentReference w:id="115"/>
      </w:r>
      <w:r w:rsidR="00B71D9C">
        <w:rPr>
          <w:rFonts w:cstheme="minorHAnsi"/>
        </w:rPr>
        <w:t>, for example, the influence of cue rate, false positive rates, and</w:t>
      </w:r>
      <w:r w:rsidR="00140C29">
        <w:rPr>
          <w:rFonts w:cstheme="minorHAnsi"/>
        </w:rPr>
        <w:t xml:space="preserve"> how environmental heterogeneity may impact power by increasing the variability of </w:t>
      </w:r>
      <w:r w:rsidR="005A131D">
        <w:rPr>
          <w:rFonts w:cstheme="minorHAnsi"/>
        </w:rPr>
        <w:t xml:space="preserve">the </w:t>
      </w:r>
      <w:r w:rsidR="00140C29">
        <w:rPr>
          <w:rFonts w:cstheme="minorHAnsi"/>
        </w:rPr>
        <w:t>detection probability</w:t>
      </w:r>
      <w:r w:rsidR="00C73605">
        <w:rPr>
          <w:rFonts w:cstheme="minorHAnsi"/>
        </w:rPr>
        <w:t xml:space="preserve">. </w:t>
      </w:r>
      <w:r w:rsidR="00AA1AC5">
        <w:rPr>
          <w:rFonts w:cstheme="minorHAnsi"/>
        </w:rPr>
        <w:t xml:space="preserve">Monitoring scenarios that are extended over a longer time series allow us to determine the minimum number of survey years required to detect a specific decline, </w:t>
      </w:r>
      <w:r w:rsidR="00BD2D0E">
        <w:rPr>
          <w:rFonts w:cstheme="minorHAnsi"/>
        </w:rPr>
        <w:t xml:space="preserve">and the </w:t>
      </w:r>
      <w:r w:rsidR="00AA1AC5">
        <w:rPr>
          <w:rFonts w:cstheme="minorHAnsi"/>
        </w:rPr>
        <w:t>level of decline</w:t>
      </w:r>
      <w:r w:rsidR="00BD2D0E">
        <w:rPr>
          <w:rFonts w:cstheme="minorHAnsi"/>
        </w:rPr>
        <w:t xml:space="preserve"> that</w:t>
      </w:r>
      <w:r w:rsidR="00AA1AC5">
        <w:rPr>
          <w:rFonts w:cstheme="minorHAnsi"/>
        </w:rPr>
        <w:t xml:space="preserve"> we can realistically hope to detect</w:t>
      </w:r>
      <w:r w:rsidR="00841208">
        <w:rPr>
          <w:rFonts w:cstheme="minorHAnsi"/>
        </w:rPr>
        <w:t xml:space="preserve"> with a given effort</w:t>
      </w:r>
      <w:r w:rsidR="00AA1AC5">
        <w:rPr>
          <w:rFonts w:cstheme="minorHAnsi"/>
        </w:rPr>
        <w:t xml:space="preserve">. </w:t>
      </w:r>
    </w:p>
    <w:p w14:paraId="4EE7284F" w14:textId="77777777" w:rsidR="006D6F6B" w:rsidRDefault="006D6F6B" w:rsidP="003540EC">
      <w:pPr>
        <w:jc w:val="both"/>
        <w:rPr>
          <w:rFonts w:cstheme="minorHAnsi"/>
        </w:rPr>
      </w:pPr>
    </w:p>
    <w:p w14:paraId="666E51BC" w14:textId="05EE6A1B" w:rsidR="006D6F6B" w:rsidRPr="00C73605" w:rsidRDefault="00A66E30" w:rsidP="003540EC">
      <w:pPr>
        <w:jc w:val="both"/>
        <w:rPr>
          <w:rFonts w:cstheme="minorHAnsi"/>
        </w:rPr>
      </w:pPr>
      <w:r>
        <w:rPr>
          <w:rFonts w:cstheme="minorHAnsi"/>
          <w:noProof/>
        </w:rPr>
        <w:lastRenderedPageBreak/>
        <w:drawing>
          <wp:anchor distT="0" distB="0" distL="114300" distR="114300" simplePos="0" relativeHeight="251661312" behindDoc="0" locked="0" layoutInCell="1" allowOverlap="1" wp14:anchorId="0B6B53D3" wp14:editId="5E282399">
            <wp:simplePos x="0" y="0"/>
            <wp:positionH relativeFrom="margin">
              <wp:align>center</wp:align>
            </wp:positionH>
            <wp:positionV relativeFrom="paragraph">
              <wp:posOffset>29261</wp:posOffset>
            </wp:positionV>
            <wp:extent cx="3751820" cy="3028493"/>
            <wp:effectExtent l="0" t="0" r="127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51820" cy="302849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noProof/>
        </w:rPr>
        <mc:AlternateContent>
          <mc:Choice Requires="wps">
            <w:drawing>
              <wp:inline distT="0" distB="0" distL="0" distR="0" wp14:anchorId="6827097D" wp14:editId="7B9D5BE4">
                <wp:extent cx="5730875" cy="634365"/>
                <wp:effectExtent l="0" t="0" r="3175" b="0"/>
                <wp:docPr id="1" name="Text Box 1"/>
                <wp:cNvGraphicFramePr/>
                <a:graphic xmlns:a="http://schemas.openxmlformats.org/drawingml/2006/main">
                  <a:graphicData uri="http://schemas.microsoft.com/office/word/2010/wordprocessingShape">
                    <wps:wsp>
                      <wps:cNvSpPr txBox="1"/>
                      <wps:spPr>
                        <a:xfrm>
                          <a:off x="0" y="0"/>
                          <a:ext cx="5730875" cy="634365"/>
                        </a:xfrm>
                        <a:prstGeom prst="rect">
                          <a:avLst/>
                        </a:prstGeom>
                        <a:solidFill>
                          <a:prstClr val="white"/>
                        </a:solidFill>
                        <a:ln>
                          <a:noFill/>
                        </a:ln>
                      </wps:spPr>
                      <wps:txbx>
                        <w:txbxContent>
                          <w:p w14:paraId="403AF2E8" w14:textId="2146B495" w:rsidR="006D6F6B" w:rsidRPr="0003054C" w:rsidRDefault="006D6F6B" w:rsidP="006D6F6B">
                            <w:pPr>
                              <w:pStyle w:val="Caption"/>
                              <w:rPr>
                                <w:rFonts w:cstheme="minorHAnsi"/>
                                <w:b w:val="0"/>
                                <w:bCs w:val="0"/>
                                <w:noProof/>
                                <w:sz w:val="18"/>
                                <w:szCs w:val="18"/>
                              </w:rPr>
                            </w:pPr>
                            <w:r w:rsidRPr="0003054C">
                              <w:rPr>
                                <w:b w:val="0"/>
                                <w:bCs w:val="0"/>
                                <w:sz w:val="18"/>
                                <w:szCs w:val="18"/>
                              </w:rPr>
                              <w:t xml:space="preserve">Figure </w:t>
                            </w:r>
                            <w:r w:rsidR="00F053A5" w:rsidRPr="0003054C">
                              <w:rPr>
                                <w:b w:val="0"/>
                                <w:bCs w:val="0"/>
                                <w:sz w:val="18"/>
                                <w:szCs w:val="18"/>
                              </w:rPr>
                              <w:t>3:</w:t>
                            </w:r>
                            <w:r w:rsidRPr="0003054C">
                              <w:rPr>
                                <w:b w:val="0"/>
                                <w:bCs w:val="0"/>
                                <w:sz w:val="18"/>
                                <w:szCs w:val="18"/>
                              </w:rPr>
                              <w:t xml:space="preserve"> </w:t>
                            </w:r>
                            <w:r w:rsidR="006900A9" w:rsidRPr="0003054C">
                              <w:rPr>
                                <w:b w:val="0"/>
                                <w:bCs w:val="0"/>
                                <w:sz w:val="18"/>
                                <w:szCs w:val="18"/>
                              </w:rPr>
                              <w:t xml:space="preserve">the power to detect a decline </w:t>
                            </w:r>
                            <w:r w:rsidR="00171B93" w:rsidRPr="0003054C">
                              <w:rPr>
                                <w:b w:val="0"/>
                                <w:bCs w:val="0"/>
                                <w:sz w:val="18"/>
                                <w:szCs w:val="18"/>
                              </w:rPr>
                              <w:t>in</w:t>
                            </w:r>
                            <w:r w:rsidR="006900A9" w:rsidRPr="0003054C">
                              <w:rPr>
                                <w:b w:val="0"/>
                                <w:bCs w:val="0"/>
                                <w:sz w:val="18"/>
                                <w:szCs w:val="18"/>
                              </w:rPr>
                              <w:t xml:space="preserve"> </w:t>
                            </w:r>
                            <w:proofErr w:type="spellStart"/>
                            <w:r w:rsidR="006900A9" w:rsidRPr="0003054C">
                              <w:rPr>
                                <w:b w:val="0"/>
                                <w:bCs w:val="0"/>
                                <w:sz w:val="18"/>
                                <w:szCs w:val="18"/>
                              </w:rPr>
                              <w:t>blainville’s</w:t>
                            </w:r>
                            <w:proofErr w:type="spellEnd"/>
                            <w:r w:rsidR="006900A9" w:rsidRPr="0003054C">
                              <w:rPr>
                                <w:b w:val="0"/>
                                <w:bCs w:val="0"/>
                                <w:sz w:val="18"/>
                                <w:szCs w:val="18"/>
                              </w:rPr>
                              <w:t xml:space="preserve"> beaked whale </w:t>
                            </w:r>
                            <w:r w:rsidR="00171B93" w:rsidRPr="0003054C">
                              <w:rPr>
                                <w:b w:val="0"/>
                                <w:bCs w:val="0"/>
                                <w:sz w:val="18"/>
                                <w:szCs w:val="18"/>
                              </w:rPr>
                              <w:t>based on input values derived</w:t>
                            </w:r>
                            <w:r w:rsidR="006900A9" w:rsidRPr="0003054C">
                              <w:rPr>
                                <w:b w:val="0"/>
                                <w:bCs w:val="0"/>
                                <w:sz w:val="18"/>
                                <w:szCs w:val="18"/>
                              </w:rPr>
                              <w:t xml:space="preserve"> from </w:t>
                            </w:r>
                            <w:proofErr w:type="spellStart"/>
                            <w:r w:rsidR="006900A9" w:rsidRPr="0003054C">
                              <w:rPr>
                                <w:b w:val="0"/>
                                <w:bCs w:val="0"/>
                                <w:sz w:val="18"/>
                                <w:szCs w:val="18"/>
                              </w:rPr>
                              <w:t>autec</w:t>
                            </w:r>
                            <w:proofErr w:type="spellEnd"/>
                            <w:r w:rsidR="00A471BC" w:rsidRPr="0003054C">
                              <w:rPr>
                                <w:b w:val="0"/>
                                <w:bCs w:val="0"/>
                                <w:sz w:val="18"/>
                                <w:szCs w:val="18"/>
                              </w:rPr>
                              <w:t xml:space="preserve">, including a comparison in statistical power between arrays with different numbers of localising hydrophones. </w:t>
                            </w:r>
                            <w:r w:rsidR="006900A9" w:rsidRPr="0003054C">
                              <w:rPr>
                                <w:b w:val="0"/>
                                <w:bCs w:val="0"/>
                                <w:sz w:val="18"/>
                                <w:szCs w:val="18"/>
                              </w:rPr>
                              <w:t xml:space="preserve">this scenario was based on one density estimate per year, </w:t>
                            </w:r>
                            <w:r w:rsidR="005A131D" w:rsidRPr="0003054C">
                              <w:rPr>
                                <w:b w:val="0"/>
                                <w:bCs w:val="0"/>
                                <w:sz w:val="18"/>
                                <w:szCs w:val="18"/>
                              </w:rPr>
                              <w:t xml:space="preserve">while </w:t>
                            </w:r>
                            <w:r w:rsidR="006900A9" w:rsidRPr="0003054C">
                              <w:rPr>
                                <w:b w:val="0"/>
                                <w:bCs w:val="0"/>
                                <w:sz w:val="18"/>
                                <w:szCs w:val="18"/>
                              </w:rPr>
                              <w:t>varying the number of localising hydrophones and the intensity of</w:t>
                            </w:r>
                            <w:r w:rsidR="00A471BC" w:rsidRPr="0003054C">
                              <w:rPr>
                                <w:b w:val="0"/>
                                <w:bCs w:val="0"/>
                                <w:sz w:val="18"/>
                                <w:szCs w:val="18"/>
                              </w:rPr>
                              <w:t xml:space="preserve"> the </w:t>
                            </w:r>
                            <w:r w:rsidR="006900A9" w:rsidRPr="0003054C">
                              <w:rPr>
                                <w:b w:val="0"/>
                                <w:bCs w:val="0"/>
                                <w:sz w:val="18"/>
                                <w:szCs w:val="18"/>
                              </w:rPr>
                              <w:t xml:space="preserve">annual decline, </w:t>
                            </w:r>
                            <w:r w:rsidR="00C058F8" w:rsidRPr="0003054C">
                              <w:rPr>
                                <w:b w:val="0"/>
                                <w:bCs w:val="0"/>
                                <w:sz w:val="18"/>
                                <w:szCs w:val="18"/>
                              </w:rPr>
                              <w:t xml:space="preserve">Alpha </w:t>
                            </w:r>
                            <w:r w:rsidR="006900A9" w:rsidRPr="0003054C">
                              <w:rPr>
                                <w:b w:val="0"/>
                                <w:bCs w:val="0"/>
                                <w:sz w:val="18"/>
                                <w:szCs w:val="18"/>
                              </w:rPr>
                              <w:t>&lt;0.05</w:t>
                            </w:r>
                            <w:r w:rsidR="00C058F8" w:rsidRPr="0003054C">
                              <w:rPr>
                                <w:b w:val="0"/>
                                <w:bCs w:val="0"/>
                                <w:sz w:val="18"/>
                                <w:szCs w:val="18"/>
                              </w:rPr>
                              <w:t xml:space="preserve">. </w:t>
                            </w:r>
                            <w:r w:rsidR="006900A9" w:rsidRPr="0003054C">
                              <w:rPr>
                                <w:b w:val="0"/>
                                <w:bCs w:val="0"/>
                                <w:sz w:val="18"/>
                                <w:szCs w:val="18"/>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827097D" id="Text Box 1" o:spid="_x0000_s1027" type="#_x0000_t202" style="width:451.25pt;height:4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" stroked="f">
                <v:textbox style="mso-fit-shape-to-text:t" inset="0,0,0,0">
                  <w:txbxContent>
                    <w:p w14:paraId="403AF2E8" w14:textId="2146B495" w:rsidR="006D6F6B" w:rsidRPr="0003054C" w:rsidRDefault="006D6F6B" w:rsidP="006D6F6B">
                      <w:pPr>
                        <w:pStyle w:val="Caption"/>
                        <w:rPr>
                          <w:rFonts w:cstheme="minorHAnsi"/>
                          <w:b w:val="0"/>
                          <w:bCs w:val="0"/>
                          <w:noProof/>
                          <w:sz w:val="18"/>
                          <w:szCs w:val="18"/>
                        </w:rPr>
                      </w:pPr>
                      <w:r w:rsidRPr="0003054C">
                        <w:rPr>
                          <w:b w:val="0"/>
                          <w:bCs w:val="0"/>
                          <w:sz w:val="18"/>
                          <w:szCs w:val="18"/>
                        </w:rPr>
                        <w:t xml:space="preserve">Figure </w:t>
                      </w:r>
                      <w:r w:rsidR="00F053A5" w:rsidRPr="0003054C">
                        <w:rPr>
                          <w:b w:val="0"/>
                          <w:bCs w:val="0"/>
                          <w:sz w:val="18"/>
                          <w:szCs w:val="18"/>
                        </w:rPr>
                        <w:t>3:</w:t>
                      </w:r>
                      <w:r w:rsidRPr="0003054C">
                        <w:rPr>
                          <w:b w:val="0"/>
                          <w:bCs w:val="0"/>
                          <w:sz w:val="18"/>
                          <w:szCs w:val="18"/>
                        </w:rPr>
                        <w:t xml:space="preserve"> </w:t>
                      </w:r>
                      <w:r w:rsidR="006900A9" w:rsidRPr="0003054C">
                        <w:rPr>
                          <w:b w:val="0"/>
                          <w:bCs w:val="0"/>
                          <w:sz w:val="18"/>
                          <w:szCs w:val="18"/>
                        </w:rPr>
                        <w:t xml:space="preserve">the power to detect a decline </w:t>
                      </w:r>
                      <w:r w:rsidR="00171B93" w:rsidRPr="0003054C">
                        <w:rPr>
                          <w:b w:val="0"/>
                          <w:bCs w:val="0"/>
                          <w:sz w:val="18"/>
                          <w:szCs w:val="18"/>
                        </w:rPr>
                        <w:t>in</w:t>
                      </w:r>
                      <w:r w:rsidR="006900A9" w:rsidRPr="0003054C">
                        <w:rPr>
                          <w:b w:val="0"/>
                          <w:bCs w:val="0"/>
                          <w:sz w:val="18"/>
                          <w:szCs w:val="18"/>
                        </w:rPr>
                        <w:t xml:space="preserve"> </w:t>
                      </w:r>
                      <w:proofErr w:type="spellStart"/>
                      <w:r w:rsidR="006900A9" w:rsidRPr="0003054C">
                        <w:rPr>
                          <w:b w:val="0"/>
                          <w:bCs w:val="0"/>
                          <w:sz w:val="18"/>
                          <w:szCs w:val="18"/>
                        </w:rPr>
                        <w:t>blainville’s</w:t>
                      </w:r>
                      <w:proofErr w:type="spellEnd"/>
                      <w:r w:rsidR="006900A9" w:rsidRPr="0003054C">
                        <w:rPr>
                          <w:b w:val="0"/>
                          <w:bCs w:val="0"/>
                          <w:sz w:val="18"/>
                          <w:szCs w:val="18"/>
                        </w:rPr>
                        <w:t xml:space="preserve"> beaked whale </w:t>
                      </w:r>
                      <w:r w:rsidR="00171B93" w:rsidRPr="0003054C">
                        <w:rPr>
                          <w:b w:val="0"/>
                          <w:bCs w:val="0"/>
                          <w:sz w:val="18"/>
                          <w:szCs w:val="18"/>
                        </w:rPr>
                        <w:t>based on input values derived</w:t>
                      </w:r>
                      <w:r w:rsidR="006900A9" w:rsidRPr="0003054C">
                        <w:rPr>
                          <w:b w:val="0"/>
                          <w:bCs w:val="0"/>
                          <w:sz w:val="18"/>
                          <w:szCs w:val="18"/>
                        </w:rPr>
                        <w:t xml:space="preserve"> from </w:t>
                      </w:r>
                      <w:proofErr w:type="spellStart"/>
                      <w:r w:rsidR="006900A9" w:rsidRPr="0003054C">
                        <w:rPr>
                          <w:b w:val="0"/>
                          <w:bCs w:val="0"/>
                          <w:sz w:val="18"/>
                          <w:szCs w:val="18"/>
                        </w:rPr>
                        <w:t>autec</w:t>
                      </w:r>
                      <w:proofErr w:type="spellEnd"/>
                      <w:r w:rsidR="00A471BC" w:rsidRPr="0003054C">
                        <w:rPr>
                          <w:b w:val="0"/>
                          <w:bCs w:val="0"/>
                          <w:sz w:val="18"/>
                          <w:szCs w:val="18"/>
                        </w:rPr>
                        <w:t xml:space="preserve">, including a comparison in statistical power between arrays with different numbers of localising hydrophones. </w:t>
                      </w:r>
                      <w:r w:rsidR="006900A9" w:rsidRPr="0003054C">
                        <w:rPr>
                          <w:b w:val="0"/>
                          <w:bCs w:val="0"/>
                          <w:sz w:val="18"/>
                          <w:szCs w:val="18"/>
                        </w:rPr>
                        <w:t xml:space="preserve">this scenario was based on one density estimate per year, </w:t>
                      </w:r>
                      <w:r w:rsidR="005A131D" w:rsidRPr="0003054C">
                        <w:rPr>
                          <w:b w:val="0"/>
                          <w:bCs w:val="0"/>
                          <w:sz w:val="18"/>
                          <w:szCs w:val="18"/>
                        </w:rPr>
                        <w:t xml:space="preserve">while </w:t>
                      </w:r>
                      <w:r w:rsidR="006900A9" w:rsidRPr="0003054C">
                        <w:rPr>
                          <w:b w:val="0"/>
                          <w:bCs w:val="0"/>
                          <w:sz w:val="18"/>
                          <w:szCs w:val="18"/>
                        </w:rPr>
                        <w:t>varying the number of localising hydrophones and the intensity of</w:t>
                      </w:r>
                      <w:r w:rsidR="00A471BC" w:rsidRPr="0003054C">
                        <w:rPr>
                          <w:b w:val="0"/>
                          <w:bCs w:val="0"/>
                          <w:sz w:val="18"/>
                          <w:szCs w:val="18"/>
                        </w:rPr>
                        <w:t xml:space="preserve"> the </w:t>
                      </w:r>
                      <w:r w:rsidR="006900A9" w:rsidRPr="0003054C">
                        <w:rPr>
                          <w:b w:val="0"/>
                          <w:bCs w:val="0"/>
                          <w:sz w:val="18"/>
                          <w:szCs w:val="18"/>
                        </w:rPr>
                        <w:t xml:space="preserve">annual decline, </w:t>
                      </w:r>
                      <w:r w:rsidR="00C058F8" w:rsidRPr="0003054C">
                        <w:rPr>
                          <w:b w:val="0"/>
                          <w:bCs w:val="0"/>
                          <w:sz w:val="18"/>
                          <w:szCs w:val="18"/>
                        </w:rPr>
                        <w:t xml:space="preserve">Alpha </w:t>
                      </w:r>
                      <w:r w:rsidR="006900A9" w:rsidRPr="0003054C">
                        <w:rPr>
                          <w:b w:val="0"/>
                          <w:bCs w:val="0"/>
                          <w:sz w:val="18"/>
                          <w:szCs w:val="18"/>
                        </w:rPr>
                        <w:t>&lt;0.05</w:t>
                      </w:r>
                      <w:r w:rsidR="00C058F8" w:rsidRPr="0003054C">
                        <w:rPr>
                          <w:b w:val="0"/>
                          <w:bCs w:val="0"/>
                          <w:sz w:val="18"/>
                          <w:szCs w:val="18"/>
                        </w:rPr>
                        <w:t xml:space="preserve">. </w:t>
                      </w:r>
                      <w:r w:rsidR="006900A9" w:rsidRPr="0003054C">
                        <w:rPr>
                          <w:b w:val="0"/>
                          <w:bCs w:val="0"/>
                          <w:sz w:val="18"/>
                          <w:szCs w:val="18"/>
                        </w:rPr>
                        <w:t xml:space="preserve"> </w:t>
                      </w:r>
                    </w:p>
                  </w:txbxContent>
                </v:textbox>
                <w10:anchorlock/>
              </v:shape>
            </w:pict>
          </mc:Fallback>
        </mc:AlternateContent>
      </w:r>
    </w:p>
    <w:p w14:paraId="0AED4C95" w14:textId="3CDB0060" w:rsidR="002A16F1" w:rsidRPr="00D50F31" w:rsidRDefault="00DC5CAB" w:rsidP="003540EC">
      <w:pPr>
        <w:pStyle w:val="Heading1"/>
        <w:jc w:val="both"/>
        <w:rPr>
          <w:rFonts w:asciiTheme="minorHAnsi" w:hAnsiTheme="minorHAnsi" w:cstheme="minorHAnsi"/>
        </w:rPr>
      </w:pPr>
      <w:bookmarkStart w:id="116" w:name="_Toc114650418"/>
      <w:ins w:id="117" w:author="Megan Ryder" w:date="2022-12-09T16:42:00Z">
        <w:r>
          <w:rPr>
            <w:rFonts w:asciiTheme="minorHAnsi" w:hAnsiTheme="minorHAnsi" w:cstheme="minorHAnsi"/>
          </w:rPr>
          <w:t>Discussion</w:t>
        </w:r>
      </w:ins>
      <w:commentRangeStart w:id="118"/>
      <w:commentRangeStart w:id="119"/>
      <w:commentRangeStart w:id="120"/>
      <w:commentRangeStart w:id="121"/>
      <w:del w:id="122" w:author="Megan Ryder" w:date="2022-12-09T16:42:00Z">
        <w:r w:rsidR="002A16F1" w:rsidRPr="00D50F31" w:rsidDel="00DC5CAB">
          <w:rPr>
            <w:rFonts w:asciiTheme="minorHAnsi" w:hAnsiTheme="minorHAnsi" w:cstheme="minorHAnsi"/>
          </w:rPr>
          <w:delText>Considerations</w:delText>
        </w:r>
        <w:bookmarkEnd w:id="116"/>
        <w:commentRangeEnd w:id="118"/>
        <w:r w:rsidR="00841208" w:rsidDel="00DC5CAB">
          <w:rPr>
            <w:rStyle w:val="CommentReference"/>
            <w:rFonts w:ascii="Arial" w:eastAsiaTheme="minorEastAsia" w:hAnsi="Arial" w:cstheme="minorBidi"/>
            <w:color w:val="auto"/>
          </w:rPr>
          <w:commentReference w:id="118"/>
        </w:r>
        <w:commentRangeEnd w:id="119"/>
        <w:r w:rsidR="00841208" w:rsidDel="00DC5CAB">
          <w:rPr>
            <w:rStyle w:val="CommentReference"/>
            <w:rFonts w:ascii="Arial" w:eastAsiaTheme="minorEastAsia" w:hAnsi="Arial" w:cstheme="minorBidi"/>
            <w:color w:val="auto"/>
          </w:rPr>
          <w:commentReference w:id="119"/>
        </w:r>
        <w:commentRangeEnd w:id="120"/>
        <w:r w:rsidR="004E5344" w:rsidDel="00DC5CAB">
          <w:rPr>
            <w:rStyle w:val="CommentReference"/>
            <w:rFonts w:ascii="Arial" w:eastAsiaTheme="minorEastAsia" w:hAnsi="Arial" w:cstheme="minorBidi"/>
            <w:color w:val="auto"/>
          </w:rPr>
          <w:commentReference w:id="120"/>
        </w:r>
      </w:del>
      <w:commentRangeEnd w:id="121"/>
      <w:r w:rsidR="008B134F">
        <w:rPr>
          <w:rStyle w:val="CommentReference"/>
          <w:rFonts w:ascii="Arial" w:eastAsiaTheme="minorEastAsia" w:hAnsi="Arial" w:cstheme="minorBidi"/>
          <w:color w:val="auto"/>
        </w:rPr>
        <w:commentReference w:id="121"/>
      </w:r>
    </w:p>
    <w:p w14:paraId="4EA6CEA8" w14:textId="0E860FBB" w:rsidR="002A16F1" w:rsidRPr="0063025A" w:rsidRDefault="00027D0A" w:rsidP="003540EC">
      <w:pPr>
        <w:pStyle w:val="Heading2"/>
        <w:jc w:val="both"/>
      </w:pPr>
      <w:commentRangeStart w:id="123"/>
      <w:r>
        <w:t>C</w:t>
      </w:r>
      <w:r w:rsidR="002A16F1">
        <w:t xml:space="preserve">ue </w:t>
      </w:r>
      <w:r w:rsidR="002907BA">
        <w:t xml:space="preserve">production </w:t>
      </w:r>
      <w:r w:rsidR="002A16F1">
        <w:t xml:space="preserve">rate </w:t>
      </w:r>
      <w:commentRangeEnd w:id="123"/>
      <w:r w:rsidR="002907BA">
        <w:rPr>
          <w:rStyle w:val="CommentReference"/>
          <w:rFonts w:ascii="Arial" w:eastAsiaTheme="minorEastAsia" w:hAnsi="Arial" w:cstheme="minorBidi"/>
          <w:color w:val="auto"/>
        </w:rPr>
        <w:commentReference w:id="123"/>
      </w:r>
    </w:p>
    <w:p w14:paraId="7052F512" w14:textId="6BC0B5E0" w:rsidR="002A16F1" w:rsidRPr="008C55AE" w:rsidRDefault="00AD01F2" w:rsidP="003540EC">
      <w:pPr>
        <w:jc w:val="both"/>
        <w:rPr>
          <w:rFonts w:cstheme="minorHAnsi"/>
        </w:rPr>
      </w:pPr>
      <w:r>
        <w:rPr>
          <w:rFonts w:cstheme="minorHAnsi"/>
        </w:rPr>
        <w:t>Booth et al</w:t>
      </w:r>
      <w:r w:rsidR="00FF5518">
        <w:rPr>
          <w:rFonts w:cstheme="minorHAnsi"/>
        </w:rPr>
        <w:t>.</w:t>
      </w:r>
      <w:r>
        <w:rPr>
          <w:rFonts w:cstheme="minorHAnsi"/>
        </w:rPr>
        <w:t xml:space="preserve"> (2017) </w:t>
      </w:r>
      <w:r w:rsidR="002A16F1" w:rsidRPr="00863C0E">
        <w:rPr>
          <w:rFonts w:cstheme="minorHAnsi"/>
        </w:rPr>
        <w:t>outlined the importance of cue</w:t>
      </w:r>
      <w:r w:rsidR="00655ABD">
        <w:rPr>
          <w:rFonts w:cstheme="minorHAnsi"/>
        </w:rPr>
        <w:t xml:space="preserve"> production</w:t>
      </w:r>
      <w:r w:rsidR="002A16F1" w:rsidRPr="00863C0E">
        <w:rPr>
          <w:rFonts w:cstheme="minorHAnsi"/>
        </w:rPr>
        <w:t xml:space="preserve"> rate for PAM density estimation, </w:t>
      </w:r>
      <w:commentRangeStart w:id="124"/>
      <w:commentRangeStart w:id="125"/>
      <w:commentRangeStart w:id="126"/>
      <w:r w:rsidR="002A16F1" w:rsidRPr="00863C0E">
        <w:rPr>
          <w:rFonts w:cstheme="minorHAnsi"/>
        </w:rPr>
        <w:t xml:space="preserve">where </w:t>
      </w:r>
      <w:r>
        <w:rPr>
          <w:rFonts w:cstheme="minorHAnsi"/>
        </w:rPr>
        <w:t xml:space="preserve">improved </w:t>
      </w:r>
      <w:r w:rsidR="002A16F1" w:rsidRPr="00863C0E">
        <w:rPr>
          <w:rFonts w:cstheme="minorHAnsi"/>
        </w:rPr>
        <w:t xml:space="preserve">precision surrounding the estimate drastically </w:t>
      </w:r>
      <w:r w:rsidR="00DB4B50">
        <w:rPr>
          <w:rFonts w:cstheme="minorHAnsi"/>
        </w:rPr>
        <w:t>improved</w:t>
      </w:r>
      <w:r w:rsidR="002A16F1" w:rsidRPr="00863C0E">
        <w:rPr>
          <w:rFonts w:cstheme="minorHAnsi"/>
        </w:rPr>
        <w:t xml:space="preserve"> the power to detect a decline</w:t>
      </w:r>
      <w:commentRangeEnd w:id="124"/>
      <w:r w:rsidR="00841208">
        <w:rPr>
          <w:rStyle w:val="CommentReference"/>
          <w:rFonts w:ascii="Arial" w:hAnsi="Arial"/>
        </w:rPr>
        <w:commentReference w:id="124"/>
      </w:r>
      <w:commentRangeEnd w:id="125"/>
      <w:r w:rsidR="007B6FDD">
        <w:rPr>
          <w:rStyle w:val="CommentReference"/>
          <w:rFonts w:ascii="Arial" w:hAnsi="Arial"/>
        </w:rPr>
        <w:commentReference w:id="125"/>
      </w:r>
      <w:commentRangeEnd w:id="126"/>
      <w:r w:rsidR="00DB4B50">
        <w:rPr>
          <w:rStyle w:val="CommentReference"/>
          <w:rFonts w:ascii="Arial" w:hAnsi="Arial"/>
        </w:rPr>
        <w:commentReference w:id="126"/>
      </w:r>
      <w:r w:rsidR="002A16F1" w:rsidRPr="00863C0E">
        <w:rPr>
          <w:rFonts w:cstheme="minorHAnsi"/>
        </w:rPr>
        <w:t>.</w:t>
      </w:r>
      <w:r w:rsidR="00C237DD">
        <w:rPr>
          <w:rFonts w:cstheme="minorHAnsi"/>
        </w:rPr>
        <w:t xml:space="preserve"> </w:t>
      </w:r>
      <w:r w:rsidR="007B6FDD">
        <w:rPr>
          <w:rFonts w:cstheme="minorHAnsi"/>
        </w:rPr>
        <w:t>In addition to the importance of precise cue</w:t>
      </w:r>
      <w:r w:rsidR="002F6082">
        <w:rPr>
          <w:rFonts w:cstheme="minorHAnsi"/>
        </w:rPr>
        <w:t xml:space="preserve"> production </w:t>
      </w:r>
      <w:r w:rsidR="007B6FDD">
        <w:rPr>
          <w:rFonts w:cstheme="minorHAnsi"/>
        </w:rPr>
        <w:t xml:space="preserve">rate estimation, </w:t>
      </w:r>
      <w:r w:rsidR="002A16F1" w:rsidRPr="00863C0E">
        <w:rPr>
          <w:rFonts w:cstheme="minorHAnsi"/>
        </w:rPr>
        <w:t>note that cue</w:t>
      </w:r>
      <w:r w:rsidR="000B288B">
        <w:rPr>
          <w:rFonts w:cstheme="minorHAnsi"/>
        </w:rPr>
        <w:t xml:space="preserve"> production</w:t>
      </w:r>
      <w:r w:rsidR="002A16F1" w:rsidRPr="00863C0E">
        <w:rPr>
          <w:rFonts w:cstheme="minorHAnsi"/>
        </w:rPr>
        <w:t xml:space="preserve"> rate is not only </w:t>
      </w:r>
      <w:r w:rsidR="003F628C" w:rsidRPr="00863C0E">
        <w:rPr>
          <w:rFonts w:cstheme="minorHAnsi"/>
        </w:rPr>
        <w:t>species</w:t>
      </w:r>
      <w:r w:rsidR="003F628C">
        <w:rPr>
          <w:rFonts w:cstheme="minorHAnsi"/>
        </w:rPr>
        <w:t>-</w:t>
      </w:r>
      <w:r w:rsidR="002A16F1" w:rsidRPr="00863C0E">
        <w:rPr>
          <w:rFonts w:cstheme="minorHAnsi"/>
        </w:rPr>
        <w:t xml:space="preserve">specific but </w:t>
      </w:r>
      <w:r w:rsidR="003F628C">
        <w:rPr>
          <w:rFonts w:cstheme="minorHAnsi"/>
        </w:rPr>
        <w:t>may vary with region/</w:t>
      </w:r>
      <w:r w:rsidR="002A16F1" w:rsidRPr="00863C0E">
        <w:rPr>
          <w:rFonts w:cstheme="minorHAnsi"/>
        </w:rPr>
        <w:t>population, behavioural state,</w:t>
      </w:r>
      <w:r w:rsidR="002A16F1">
        <w:rPr>
          <w:rFonts w:cstheme="minorHAnsi"/>
        </w:rPr>
        <w:t xml:space="preserve"> season,</w:t>
      </w:r>
      <w:r w:rsidR="002A16F1" w:rsidRPr="00863C0E">
        <w:rPr>
          <w:rFonts w:cstheme="minorHAnsi"/>
        </w:rPr>
        <w:t xml:space="preserve"> age and sex</w:t>
      </w:r>
      <w:r w:rsidR="0083646F">
        <w:rPr>
          <w:rFonts w:cstheme="minorHAnsi"/>
        </w:rPr>
        <w:t xml:space="preserve">, and as a result of ambient noise </w:t>
      </w:r>
      <w:r w:rsidR="0083646F" w:rsidRPr="00A011C3">
        <w:rPr>
          <w:rFonts w:cstheme="minorHAnsi"/>
        </w:rPr>
        <w:t>levels</w:t>
      </w:r>
      <w:r w:rsidR="002A16F1" w:rsidRPr="00A011C3">
        <w:rPr>
          <w:rFonts w:cstheme="minorHAnsi"/>
        </w:rPr>
        <w:t xml:space="preserve"> </w:t>
      </w:r>
      <w:r w:rsidR="00F97505">
        <w:rPr>
          <w:rFonts w:cstheme="minorHAnsi"/>
        </w:rPr>
        <w:fldChar w:fldCharType="begin">
          <w:fldData xml:space="preserve">PEVuZE5vdGU+PENpdGU+PEF1dGhvcj5XYXJyZW48L0F1dGhvcj48WWVhcj4yMDE3PC9ZZWFyPjxS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</w:fldData>
        </w:fldChar>
      </w:r>
      <w:r w:rsidR="0068770C">
        <w:rPr>
          <w:rFonts w:cstheme="minorHAnsi"/>
        </w:rPr>
        <w:instrText xml:space="preserve"> ADDIN EN.CITE </w:instrText>
      </w:r>
      <w:r w:rsidR="0068770C">
        <w:rPr>
          <w:rFonts w:cstheme="minorHAnsi"/>
        </w:rPr>
        <w:fldChar w:fldCharType="begin">
          <w:fldData xml:space="preserve">PEVuZE5vdGU+PENpdGU+PEF1dGhvcj5XYXJyZW48L0F1dGhvcj48WWVhcj4yMDE3PC9ZZWFyPjxS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</w:fldData>
        </w:fldChar>
      </w:r>
      <w:r w:rsidR="0068770C">
        <w:rPr>
          <w:rFonts w:cstheme="minorHAnsi"/>
        </w:rPr>
        <w:instrText xml:space="preserve"> ADDIN EN.CITE.DATA </w:instrText>
      </w:r>
      <w:r w:rsidR="0068770C">
        <w:rPr>
          <w:rFonts w:cstheme="minorHAnsi"/>
        </w:rPr>
      </w:r>
      <w:r w:rsidR="0068770C">
        <w:rPr>
          <w:rFonts w:cstheme="minorHAnsi"/>
        </w:rPr>
        <w:fldChar w:fldCharType="end"/>
      </w:r>
      <w:r w:rsidR="00F97505">
        <w:rPr>
          <w:rFonts w:cstheme="minorHAnsi"/>
        </w:rPr>
      </w:r>
      <w:r w:rsidR="00F97505">
        <w:rPr>
          <w:rFonts w:cstheme="minorHAnsi"/>
        </w:rPr>
        <w:fldChar w:fldCharType="separate"/>
      </w:r>
      <w:r w:rsidR="00F97505">
        <w:rPr>
          <w:rFonts w:cstheme="minorHAnsi"/>
          <w:noProof/>
        </w:rPr>
        <w:t>(Warren et al., 2017; Thode et al., 2020; Blackwell et al., 2021)</w:t>
      </w:r>
      <w:r w:rsidR="00F97505">
        <w:rPr>
          <w:rFonts w:cstheme="minorHAnsi"/>
        </w:rPr>
        <w:fldChar w:fldCharType="end"/>
      </w:r>
      <w:r w:rsidR="00F97505">
        <w:rPr>
          <w:rFonts w:cstheme="minorHAnsi"/>
        </w:rPr>
        <w:t>.</w:t>
      </w:r>
      <w:r w:rsidR="002A16F1" w:rsidRPr="00A011C3">
        <w:rPr>
          <w:rFonts w:cstheme="minorHAnsi"/>
        </w:rPr>
        <w:t xml:space="preserve"> </w:t>
      </w:r>
      <w:r w:rsidR="002A16F1" w:rsidRPr="00863C0E">
        <w:rPr>
          <w:rFonts w:cstheme="minorHAnsi"/>
        </w:rPr>
        <w:t xml:space="preserve">As such, integrating cue </w:t>
      </w:r>
      <w:r w:rsidR="000B288B">
        <w:rPr>
          <w:rFonts w:cstheme="minorHAnsi"/>
        </w:rPr>
        <w:t xml:space="preserve">production </w:t>
      </w:r>
      <w:r w:rsidR="002A16F1" w:rsidRPr="00863C0E">
        <w:rPr>
          <w:rFonts w:cstheme="minorHAnsi"/>
        </w:rPr>
        <w:t>rate data that is region-specific and temporally aligned with the acoustic datasets is imperative to ensure an accurate representation of local density over time</w:t>
      </w:r>
      <w:r w:rsidR="00E4575E">
        <w:rPr>
          <w:rFonts w:cstheme="minorHAnsi"/>
        </w:rPr>
        <w:t xml:space="preserve"> (e.g.</w:t>
      </w:r>
      <w:r w:rsidR="007B6FDD">
        <w:rPr>
          <w:rFonts w:cstheme="minorHAnsi"/>
        </w:rPr>
        <w:t>,</w:t>
      </w:r>
      <w:r w:rsidR="00E4575E">
        <w:rPr>
          <w:rFonts w:cstheme="minorHAnsi"/>
        </w:rPr>
        <w:t xml:space="preserve"> Marques et al. 2013)</w:t>
      </w:r>
      <w:r w:rsidR="002A16F1" w:rsidRPr="00863C0E">
        <w:rPr>
          <w:rFonts w:cstheme="minorHAnsi"/>
        </w:rPr>
        <w:t xml:space="preserve">, </w:t>
      </w:r>
      <w:commentRangeStart w:id="127"/>
      <w:commentRangeStart w:id="128"/>
      <w:commentRangeStart w:id="129"/>
      <w:commentRangeStart w:id="130"/>
      <w:r w:rsidR="002A16F1" w:rsidRPr="00863C0E">
        <w:rPr>
          <w:rFonts w:cstheme="minorHAnsi"/>
        </w:rPr>
        <w:t>and is equally important to evaluate the power to detect a decline</w:t>
      </w:r>
      <w:commentRangeEnd w:id="127"/>
      <w:r w:rsidR="007B6FDD">
        <w:rPr>
          <w:rStyle w:val="CommentReference"/>
          <w:rFonts w:ascii="Arial" w:hAnsi="Arial"/>
        </w:rPr>
        <w:commentReference w:id="127"/>
      </w:r>
      <w:commentRangeEnd w:id="128"/>
      <w:r w:rsidR="008E32A0">
        <w:rPr>
          <w:rStyle w:val="CommentReference"/>
          <w:rFonts w:ascii="Arial" w:hAnsi="Arial"/>
        </w:rPr>
        <w:commentReference w:id="128"/>
      </w:r>
      <w:commentRangeEnd w:id="129"/>
      <w:r w:rsidR="00BE7FEF">
        <w:rPr>
          <w:rStyle w:val="CommentReference"/>
          <w:rFonts w:ascii="Arial" w:hAnsi="Arial"/>
        </w:rPr>
        <w:commentReference w:id="129"/>
      </w:r>
      <w:commentRangeEnd w:id="130"/>
      <w:r w:rsidR="00D51A16">
        <w:rPr>
          <w:rStyle w:val="CommentReference"/>
          <w:rFonts w:ascii="Arial" w:hAnsi="Arial"/>
        </w:rPr>
        <w:commentReference w:id="130"/>
      </w:r>
      <w:r w:rsidR="002A16F1" w:rsidRPr="00863C0E">
        <w:rPr>
          <w:rFonts w:cstheme="minorHAnsi"/>
        </w:rPr>
        <w:t xml:space="preserve">. </w:t>
      </w:r>
    </w:p>
    <w:p w14:paraId="39909EE9" w14:textId="135EA8DB" w:rsidR="002A16F1" w:rsidRPr="00C81F86" w:rsidRDefault="00027D0A" w:rsidP="003540EC">
      <w:pPr>
        <w:pStyle w:val="Heading2"/>
        <w:jc w:val="both"/>
      </w:pPr>
      <w:r>
        <w:t>F</w:t>
      </w:r>
      <w:r w:rsidR="002A16F1" w:rsidRPr="00C81F86">
        <w:t>alse positives</w:t>
      </w:r>
    </w:p>
    <w:p w14:paraId="7C2D35B8" w14:textId="294D06B6" w:rsidR="002A16F1" w:rsidRPr="00012708" w:rsidRDefault="002A16F1" w:rsidP="003540EC">
      <w:pPr>
        <w:jc w:val="both"/>
        <w:rPr>
          <w:rFonts w:cstheme="minorHAnsi"/>
        </w:rPr>
      </w:pPr>
      <w:r>
        <w:rPr>
          <w:rFonts w:cstheme="minorHAnsi"/>
        </w:rPr>
        <w:t>The false positive rate is another important input for density estimation, representative of detections that have been wrongly associated with the species of interest</w:t>
      </w:r>
      <w:r w:rsidR="00E4575E">
        <w:rPr>
          <w:rFonts w:cstheme="minorHAnsi"/>
        </w:rPr>
        <w:t xml:space="preserve">. </w:t>
      </w:r>
      <w:r w:rsidRPr="00E63B10">
        <w:rPr>
          <w:rFonts w:cstheme="minorHAnsi"/>
        </w:rPr>
        <w:t xml:space="preserve">False positive rate </w:t>
      </w:r>
      <w:r>
        <w:rPr>
          <w:rFonts w:cstheme="minorHAnsi"/>
        </w:rPr>
        <w:t xml:space="preserve">is both species-specific and linked to the detection and classification system that is being used to process the acoustic </w:t>
      </w:r>
      <w:commentRangeStart w:id="131"/>
      <w:r>
        <w:rPr>
          <w:rFonts w:cstheme="minorHAnsi"/>
        </w:rPr>
        <w:t>cues</w:t>
      </w:r>
      <w:commentRangeEnd w:id="131"/>
      <w:r w:rsidR="007B6FDD">
        <w:rPr>
          <w:rStyle w:val="CommentReference"/>
          <w:rFonts w:ascii="Arial" w:hAnsi="Arial"/>
        </w:rPr>
        <w:commentReference w:id="131"/>
      </w:r>
      <w:r w:rsidR="00C87783">
        <w:rPr>
          <w:rFonts w:cstheme="minorHAnsi"/>
        </w:rPr>
        <w:t>; it is also spatially and temporally sensitive as other local sound sources can result in false positive detections</w:t>
      </w:r>
      <w:r>
        <w:rPr>
          <w:rFonts w:cstheme="minorHAnsi"/>
        </w:rPr>
        <w:t>. To identify infrequently detected species, the detector/classifier may be programmed to be sensitive</w:t>
      </w:r>
      <w:r w:rsidR="00E4575E">
        <w:rPr>
          <w:rFonts w:cstheme="minorHAnsi"/>
        </w:rPr>
        <w:t xml:space="preserve"> (i.e. to not miss many detections)</w:t>
      </w:r>
      <w:r>
        <w:rPr>
          <w:rFonts w:cstheme="minorHAnsi"/>
        </w:rPr>
        <w:t xml:space="preserve">, however this will likely lead to more false positives. </w:t>
      </w:r>
      <w:r w:rsidR="003F628C">
        <w:rPr>
          <w:rFonts w:cstheme="minorHAnsi"/>
        </w:rPr>
        <w:t>Booth et al</w:t>
      </w:r>
      <w:r w:rsidR="00FF5518">
        <w:rPr>
          <w:rFonts w:cstheme="minorHAnsi"/>
        </w:rPr>
        <w:t>.</w:t>
      </w:r>
      <w:r w:rsidR="003F628C">
        <w:rPr>
          <w:rFonts w:cstheme="minorHAnsi"/>
        </w:rPr>
        <w:t xml:space="preserve"> (2017)</w:t>
      </w:r>
      <w:r>
        <w:rPr>
          <w:rFonts w:cstheme="minorHAnsi"/>
        </w:rPr>
        <w:t xml:space="preserve"> determined that when high fals</w:t>
      </w:r>
      <w:commentRangeStart w:id="132"/>
      <w:commentRangeStart w:id="133"/>
      <w:r>
        <w:rPr>
          <w:rFonts w:cstheme="minorHAnsi"/>
        </w:rPr>
        <w:t xml:space="preserve">e positive detections were combined with variability in false positive estimates, the power to detect a decline was considerably reduced. </w:t>
      </w:r>
      <w:commentRangeEnd w:id="132"/>
      <w:r w:rsidR="00CB6510">
        <w:rPr>
          <w:rStyle w:val="CommentReference"/>
          <w:rFonts w:ascii="Arial" w:hAnsi="Arial"/>
        </w:rPr>
        <w:commentReference w:id="132"/>
      </w:r>
      <w:commentRangeEnd w:id="133"/>
      <w:r w:rsidR="00C87783">
        <w:rPr>
          <w:rStyle w:val="CommentReference"/>
          <w:rFonts w:ascii="Arial" w:hAnsi="Arial"/>
        </w:rPr>
        <w:commentReference w:id="133"/>
      </w:r>
      <w:r>
        <w:rPr>
          <w:rFonts w:cstheme="minorHAnsi"/>
        </w:rPr>
        <w:t>This is also relevant where species with similar call frequencies and patterns co-exist</w:t>
      </w:r>
      <w:r w:rsidR="00E4575E">
        <w:rPr>
          <w:rFonts w:cstheme="minorHAnsi"/>
        </w:rPr>
        <w:t xml:space="preserve">. For </w:t>
      </w:r>
      <w:r>
        <w:rPr>
          <w:rFonts w:cstheme="minorHAnsi"/>
        </w:rPr>
        <w:t>example minke whale boing classifiers in Hawaiian waters have been found to be sensitive to humpback whale song</w:t>
      </w:r>
      <w:r w:rsidR="003B6945">
        <w:rPr>
          <w:rFonts w:cstheme="minorHAnsi"/>
        </w:rPr>
        <w:t xml:space="preserve"> </w:t>
      </w:r>
      <w:r w:rsidR="00012708">
        <w:rPr>
          <w:rFonts w:cstheme="minorHAnsi"/>
        </w:rPr>
        <w:fldChar w:fldCharType="begin"/>
      </w:r>
      <w:r w:rsidR="00012708">
        <w:rPr>
          <w:rFonts w:cstheme="minorHAnsi"/>
        </w:rPr>
        <w:instrText xml:space="preserve"> ADDIN EN.CITE &lt;EndNote&gt;&lt;Cite&gt;&lt;Author&gt;Ou&lt;/Author&gt;&lt;Year&gt;2012&lt;/Year&gt;&lt;RecNum&gt;1662&lt;/RecNum&gt;&lt;DisplayText&gt;(Ou et al., 2012)&lt;/DisplayText&gt;&lt;record&gt;&lt;rec-number&gt;1662&lt;/rec-number&gt;&lt;foreign-keys&gt;&lt;key app="EN" db-id="5xxdr0p9tdsarte0w5gvf0xxvr9a0pa2255s" timestamp="1617117041" guid="2f4fbb65-9d0b-40fd-a511-1c9516520e1a"&gt;1662&lt;/key&gt;&lt;/foreign-keys&gt;&lt;ref-type name="Journal Article"&gt;17&lt;/ref-type&gt;&lt;contributors&gt;&lt;authors&gt;&lt;author&gt;Ou, Hui&lt;/author&gt;&lt;author&gt;Au, Whitlow W.&lt;/author&gt;&lt;author&gt;Oswald, Julie N.&lt;/author&gt;&lt;/authors&gt;&lt;/contributors&gt;&lt;titles&gt;&lt;title&gt;A non-spectrogram-correlation method of automatically detecting minke whale boings&lt;/title&gt;&lt;secondary-title&gt;Journal of the Acoustical Society of America&lt;/secondary-title&gt;&lt;/titles&gt;&lt;periodical&gt;&lt;full-title&gt;Journal of the Acoustical Society of America&lt;/full-title&gt;&lt;/periodical&gt;&lt;pages&gt;EL317-EL322&lt;/pages&gt;&lt;volume&gt;132&lt;/volume&gt;&lt;number&gt;4&lt;/number&gt;&lt;reprint-edition&gt;Not in File&lt;/reprint-edition&gt;&lt;keywords&gt;&lt;keyword&gt;acoustic&lt;/keyword&gt;&lt;keyword&gt;ALGORITHM&lt;/keyword&gt;&lt;keyword&gt;call&lt;/keyword&gt;&lt;keyword&gt;CALLS&lt;/keyword&gt;&lt;keyword&gt;detection&lt;/keyword&gt;&lt;keyword&gt;FEATURES&lt;/keyword&gt;&lt;keyword&gt;FREQUENCY&lt;/keyword&gt;&lt;keyword&gt;Minke whale&lt;/keyword&gt;&lt;keyword&gt;Society&lt;/keyword&gt;&lt;keyword&gt;Sound&lt;/keyword&gt;&lt;keyword&gt;SOUNDS&lt;/keyword&gt;&lt;keyword&gt;TIME&lt;/keyword&gt;&lt;keyword&gt;WHALE&lt;/keyword&gt;&lt;/keywords&gt;&lt;dates&gt;&lt;year&gt;2012&lt;/year&gt;&lt;pub-dates&gt;&lt;date&gt;2012&lt;/date&gt;&lt;/pub-dates&gt;&lt;/dates&gt;&lt;isbn&gt;0001-4966&lt;/isbn&gt;&lt;label&gt;2279&lt;/label&gt;&lt;urls&gt;&lt;related-urls&gt;&lt;url&gt;WOS:000309650600010&lt;/url&gt;&lt;url&gt;http://scitation.aip.org/docserver/fulltext/asa/journal/jasa/132/4/1.4747816.pdf?expires=1463500334&amp;amp;id=id&amp;amp;accname=guest&amp;amp;checksum=2418C027382DF41F1F5D03AF385536CD&lt;/url&gt;&lt;/related-urls&gt;&lt;/urls&gt;&lt;/record&gt;&lt;/Cite&gt;&lt;/EndNote&gt;</w:instrText>
      </w:r>
      <w:r w:rsidR="00012708">
        <w:rPr>
          <w:rFonts w:cstheme="minorHAnsi"/>
        </w:rPr>
        <w:fldChar w:fldCharType="separate"/>
      </w:r>
      <w:r w:rsidR="00012708">
        <w:rPr>
          <w:rFonts w:cstheme="minorHAnsi"/>
          <w:noProof/>
        </w:rPr>
        <w:t>(Ou et al., 2012)</w:t>
      </w:r>
      <w:r w:rsidR="00012708">
        <w:rPr>
          <w:rFonts w:cstheme="minorHAnsi"/>
        </w:rPr>
        <w:fldChar w:fldCharType="end"/>
      </w:r>
      <w:r w:rsidR="00570518">
        <w:rPr>
          <w:rFonts w:cstheme="minorHAnsi"/>
        </w:rPr>
        <w:t xml:space="preserve">, while humpback whales and bowhead whales also overlap in at least part of their vocal range </w:t>
      </w:r>
      <w:r w:rsidR="00012708">
        <w:rPr>
          <w:rFonts w:cstheme="minorHAnsi"/>
        </w:rPr>
        <w:fldChar w:fldCharType="begin"/>
      </w:r>
      <w:r w:rsidR="0068770C">
        <w:rPr>
          <w:rFonts w:cstheme="minorHAnsi"/>
        </w:rPr>
        <w:instrText xml:space="preserve"> ADDIN EN.CITE &lt;EndNote&gt;&lt;Cite&gt;&lt;Author&gt;De Vreese&lt;/Author&gt;&lt;Year&gt;2018&lt;/Year&gt;&lt;RecNum&gt;8521&lt;/RecNum&gt;&lt;DisplayText&gt;(De Vreese et al., 2018)&lt;/DisplayText&gt;&lt;record&gt;&lt;rec-number&gt;8521&lt;/rec-number&gt;&lt;foreign-keys&gt;&lt;key app="EN" db-id="5xxdr0p9tdsarte0w5gvf0xxvr9a0pa2255s" timestamp="1669582193" guid="969a754d-0119-4b4a-b0b2-f5aaefbd9b8a"&gt;8521&lt;/key&gt;&lt;/foreign-keys&gt;&lt;ref-type name="Journal Article"&gt;17&lt;/ref-type&gt;&lt;contributors&gt;&lt;authors&gt;&lt;author&gt;De Vreese, Steffen&lt;/author&gt;&lt;author&gt;van der Schaar, Mike&lt;/author&gt;&lt;author&gt;Weissenberger, Jürgen&lt;/author&gt;&lt;author&gt;Erbs, Florence&lt;/author&gt;&lt;author&gt;Kosecka, Monika&lt;/author&gt;&lt;author&gt;Solé, Marta&lt;/author&gt;&lt;author&gt;André, Michel&lt;/author&gt;&lt;/authors&gt;&lt;/contributors&gt;&lt;titles&gt;&lt;title&gt;Marine mammal acoustic detections in the Greenland and Barents Sea, 2013–2014 seasons&lt;/title&gt;&lt;secondary-title&gt;Scientific reports&lt;/secondary-title&gt;&lt;/titles&gt;&lt;periodical&gt;&lt;full-title&gt;Scientific Reports&lt;/full-title&gt;&lt;/periodical&gt;&lt;pages&gt;1-14&lt;/pages&gt;&lt;volume&gt;8&lt;/volume&gt;&lt;number&gt;1&lt;/number&gt;&lt;dates&gt;&lt;year&gt;2018&lt;/year&gt;&lt;/dates&gt;&lt;isbn&gt;2045-2322&lt;/isbn&gt;&lt;urls&gt;&lt;/urls&gt;&lt;/record&gt;&lt;/Cite&gt;&lt;/EndNote&gt;</w:instrText>
      </w:r>
      <w:r w:rsidR="00012708">
        <w:rPr>
          <w:rFonts w:cstheme="minorHAnsi"/>
        </w:rPr>
        <w:fldChar w:fldCharType="separate"/>
      </w:r>
      <w:r w:rsidR="00012708">
        <w:rPr>
          <w:rFonts w:cstheme="minorHAnsi"/>
          <w:noProof/>
        </w:rPr>
        <w:t>(De Vreese et al., 2018)</w:t>
      </w:r>
      <w:r w:rsidR="00012708">
        <w:rPr>
          <w:rFonts w:cstheme="minorHAnsi"/>
        </w:rPr>
        <w:fldChar w:fldCharType="end"/>
      </w:r>
      <w:r w:rsidR="00570518">
        <w:rPr>
          <w:rFonts w:cstheme="minorHAnsi"/>
        </w:rPr>
        <w:t xml:space="preserve">. </w:t>
      </w:r>
    </w:p>
    <w:p w14:paraId="6D72D551" w14:textId="79B83FDB" w:rsidR="002A16F1" w:rsidRPr="00027D0A" w:rsidRDefault="004710D4" w:rsidP="003540EC">
      <w:pPr>
        <w:pStyle w:val="Heading2"/>
        <w:jc w:val="both"/>
      </w:pPr>
      <w:r w:rsidRPr="00027D0A">
        <w:t>Survey design</w:t>
      </w:r>
    </w:p>
    <w:p w14:paraId="696E7FD5" w14:textId="6F592C48" w:rsidR="002A16F1" w:rsidRPr="00FB08CE" w:rsidRDefault="005517A5" w:rsidP="003540EC">
      <w:pPr>
        <w:jc w:val="both"/>
        <w:rPr>
          <w:rFonts w:cstheme="minorHAnsi"/>
        </w:rPr>
      </w:pPr>
      <w:r>
        <w:rPr>
          <w:rFonts w:cstheme="minorHAnsi"/>
        </w:rPr>
        <w:t xml:space="preserve">Designing a survey </w:t>
      </w:r>
      <w:r w:rsidR="002A16F1">
        <w:rPr>
          <w:rFonts w:cstheme="minorHAnsi"/>
        </w:rPr>
        <w:t>requires careful consideration</w:t>
      </w:r>
      <w:r>
        <w:rPr>
          <w:rFonts w:cstheme="minorHAnsi"/>
        </w:rPr>
        <w:t xml:space="preserve"> of logistics and budget available </w:t>
      </w:r>
      <w:r w:rsidR="002A16F1">
        <w:rPr>
          <w:rFonts w:cstheme="minorHAnsi"/>
        </w:rPr>
        <w:t xml:space="preserve">as this directly relates to the ability to detect and </w:t>
      </w:r>
      <w:commentRangeStart w:id="134"/>
      <w:commentRangeStart w:id="135"/>
      <w:r w:rsidR="002A16F1">
        <w:rPr>
          <w:rFonts w:cstheme="minorHAnsi"/>
        </w:rPr>
        <w:t xml:space="preserve">localize </w:t>
      </w:r>
      <w:commentRangeEnd w:id="134"/>
      <w:r w:rsidR="00CB6510">
        <w:rPr>
          <w:rStyle w:val="CommentReference"/>
          <w:rFonts w:ascii="Arial" w:hAnsi="Arial"/>
        </w:rPr>
        <w:commentReference w:id="134"/>
      </w:r>
      <w:commentRangeEnd w:id="135"/>
      <w:r w:rsidR="00DD638B">
        <w:rPr>
          <w:rStyle w:val="CommentReference"/>
          <w:rFonts w:ascii="Arial" w:hAnsi="Arial"/>
        </w:rPr>
        <w:commentReference w:id="135"/>
      </w:r>
      <w:r w:rsidR="002A16F1">
        <w:rPr>
          <w:rFonts w:cstheme="minorHAnsi"/>
        </w:rPr>
        <w:t xml:space="preserve">animals, a key component of density estimation via distance sampling. </w:t>
      </w:r>
      <w:r>
        <w:rPr>
          <w:rFonts w:cstheme="minorHAnsi"/>
        </w:rPr>
        <w:t xml:space="preserve">In </w:t>
      </w:r>
      <w:r w:rsidR="005534AB">
        <w:rPr>
          <w:rFonts w:cstheme="minorHAnsi"/>
        </w:rPr>
        <w:t>AVADECAF</w:t>
      </w:r>
      <w:r>
        <w:rPr>
          <w:rFonts w:cstheme="minorHAnsi"/>
        </w:rPr>
        <w:t xml:space="preserve">, the </w:t>
      </w:r>
      <w:r w:rsidR="002A16F1">
        <w:rPr>
          <w:rFonts w:cstheme="minorHAnsi"/>
        </w:rPr>
        <w:t xml:space="preserve">user is able to specify if </w:t>
      </w:r>
      <w:r w:rsidR="003350C2">
        <w:rPr>
          <w:rFonts w:cstheme="minorHAnsi"/>
        </w:rPr>
        <w:t>localisation</w:t>
      </w:r>
      <w:r w:rsidR="002A16F1">
        <w:rPr>
          <w:rFonts w:cstheme="minorHAnsi"/>
        </w:rPr>
        <w:t xml:space="preserve"> occurs accurately or with error. </w:t>
      </w:r>
      <w:commentRangeStart w:id="136"/>
      <w:commentRangeStart w:id="137"/>
      <w:commentRangeStart w:id="138"/>
      <w:commentRangeStart w:id="139"/>
      <w:commentRangeStart w:id="140"/>
      <w:r w:rsidR="002A16F1">
        <w:rPr>
          <w:rFonts w:cstheme="minorHAnsi"/>
        </w:rPr>
        <w:t xml:space="preserve">In the latter case, error in </w:t>
      </w:r>
      <w:r w:rsidR="002A16F1">
        <w:rPr>
          <w:rFonts w:cstheme="minorHAnsi"/>
        </w:rPr>
        <w:lastRenderedPageBreak/>
        <w:t xml:space="preserve">localisation increases with distance between hydrophones, however it is important to be aware that the probability of detection may differ from the probability of localisation. </w:t>
      </w:r>
      <w:commentRangeEnd w:id="136"/>
      <w:r w:rsidR="002A16F1">
        <w:rPr>
          <w:rStyle w:val="CommentReference"/>
        </w:rPr>
        <w:commentReference w:id="136"/>
      </w:r>
      <w:commentRangeEnd w:id="137"/>
      <w:r w:rsidR="00C70C89">
        <w:rPr>
          <w:rStyle w:val="CommentReference"/>
          <w:rFonts w:ascii="Arial" w:hAnsi="Arial"/>
        </w:rPr>
        <w:commentReference w:id="137"/>
      </w:r>
      <w:commentRangeEnd w:id="138"/>
      <w:r w:rsidR="005534AB">
        <w:rPr>
          <w:rStyle w:val="CommentReference"/>
          <w:rFonts w:ascii="Arial" w:hAnsi="Arial"/>
        </w:rPr>
        <w:commentReference w:id="138"/>
      </w:r>
      <w:commentRangeEnd w:id="139"/>
      <w:r w:rsidR="006B4B3E">
        <w:rPr>
          <w:rStyle w:val="CommentReference"/>
          <w:rFonts w:ascii="Arial" w:hAnsi="Arial"/>
        </w:rPr>
        <w:commentReference w:id="139"/>
      </w:r>
      <w:r w:rsidR="002A16F1">
        <w:rPr>
          <w:rFonts w:cstheme="minorHAnsi"/>
        </w:rPr>
        <w:t xml:space="preserve"> As the frequency and source level of vocalisations influences propagation distance, the space between hydrophones on the array should be species-specific. </w:t>
      </w:r>
      <w:r w:rsidR="00DB4867">
        <w:rPr>
          <w:rFonts w:cstheme="minorHAnsi"/>
        </w:rPr>
        <w:t>Greater distances between hydrophones increases the magnitude of the acoustic time delay</w:t>
      </w:r>
      <w:r w:rsidR="005534AB">
        <w:rPr>
          <w:rFonts w:cstheme="minorHAnsi"/>
        </w:rPr>
        <w:t xml:space="preserve"> of multiple detections of the same sound</w:t>
      </w:r>
      <w:r w:rsidR="00DB4867">
        <w:rPr>
          <w:rFonts w:cstheme="minorHAnsi"/>
        </w:rPr>
        <w:t>, which reduces the time delay error</w:t>
      </w:r>
      <w:r w:rsidR="007D1F7B">
        <w:rPr>
          <w:rFonts w:cstheme="minorHAnsi"/>
        </w:rPr>
        <w:t xml:space="preserve">. </w:t>
      </w:r>
      <w:r w:rsidR="00DB4867">
        <w:rPr>
          <w:rFonts w:cstheme="minorHAnsi"/>
        </w:rPr>
        <w:t xml:space="preserve">This suggests that greater </w:t>
      </w:r>
      <w:commentRangeStart w:id="141"/>
      <w:r w:rsidR="00DB4867">
        <w:rPr>
          <w:rFonts w:cstheme="minorHAnsi"/>
        </w:rPr>
        <w:t xml:space="preserve">aperture </w:t>
      </w:r>
      <w:commentRangeEnd w:id="141"/>
      <w:r w:rsidR="005534AB">
        <w:rPr>
          <w:rStyle w:val="CommentReference"/>
          <w:rFonts w:ascii="Arial" w:hAnsi="Arial"/>
        </w:rPr>
        <w:commentReference w:id="141"/>
      </w:r>
      <w:r w:rsidR="00DB4867">
        <w:rPr>
          <w:rFonts w:cstheme="minorHAnsi"/>
        </w:rPr>
        <w:t>size</w:t>
      </w:r>
      <w:r w:rsidR="007D1F7B">
        <w:rPr>
          <w:rFonts w:cstheme="minorHAnsi"/>
        </w:rPr>
        <w:t xml:space="preserve"> (the distance between hydrophones)</w:t>
      </w:r>
      <w:r w:rsidR="00DB4867">
        <w:rPr>
          <w:rFonts w:cstheme="minorHAnsi"/>
        </w:rPr>
        <w:t xml:space="preserve"> would be optimal for a localising hydrophone array. However, smaller distances between an animal and a hydrophone will increase the probability of detection</w:t>
      </w:r>
      <w:r w:rsidR="00A1381E">
        <w:rPr>
          <w:rFonts w:cstheme="minorHAnsi"/>
        </w:rPr>
        <w:t>.</w:t>
      </w:r>
      <w:r w:rsidR="00037C8F">
        <w:rPr>
          <w:rFonts w:cstheme="minorHAnsi"/>
        </w:rPr>
        <w:t xml:space="preserve"> </w:t>
      </w:r>
      <w:r w:rsidR="00A1381E">
        <w:rPr>
          <w:rFonts w:cstheme="minorHAnsi"/>
        </w:rPr>
        <w:t>T</w:t>
      </w:r>
      <w:r w:rsidR="00037C8F">
        <w:rPr>
          <w:rFonts w:cstheme="minorHAnsi"/>
        </w:rPr>
        <w:t>his is especially true for highly directional vocalisations. Therefore</w:t>
      </w:r>
      <w:r w:rsidR="00CB6510">
        <w:rPr>
          <w:rFonts w:cstheme="minorHAnsi"/>
        </w:rPr>
        <w:t>,</w:t>
      </w:r>
      <w:r w:rsidR="00037C8F">
        <w:rPr>
          <w:rFonts w:cstheme="minorHAnsi"/>
        </w:rPr>
        <w:t xml:space="preserve"> selecting the array dimensions requires consideration of the species of interest, and </w:t>
      </w:r>
      <w:r w:rsidR="00160A8C">
        <w:rPr>
          <w:rFonts w:cstheme="minorHAnsi"/>
        </w:rPr>
        <w:t xml:space="preserve">an </w:t>
      </w:r>
      <w:r w:rsidR="00037C8F">
        <w:rPr>
          <w:rFonts w:cstheme="minorHAnsi"/>
        </w:rPr>
        <w:t xml:space="preserve">evaluation of these </w:t>
      </w:r>
      <w:r w:rsidR="005534AB">
        <w:rPr>
          <w:rFonts w:cstheme="minorHAnsi"/>
        </w:rPr>
        <w:t>trade-offs</w:t>
      </w:r>
      <w:r w:rsidR="00037C8F">
        <w:rPr>
          <w:rFonts w:cstheme="minorHAnsi"/>
        </w:rPr>
        <w:t>.</w:t>
      </w:r>
      <w:commentRangeEnd w:id="140"/>
      <w:r w:rsidR="00022DAD">
        <w:rPr>
          <w:rStyle w:val="CommentReference"/>
          <w:rFonts w:ascii="Arial" w:hAnsi="Arial"/>
        </w:rPr>
        <w:commentReference w:id="140"/>
      </w:r>
    </w:p>
    <w:p w14:paraId="0FFB14B9" w14:textId="7797F868" w:rsidR="00E242FC" w:rsidRPr="00E242FC" w:rsidRDefault="00E242FC" w:rsidP="003540EC">
      <w:pPr>
        <w:jc w:val="both"/>
        <w:rPr>
          <w:lang w:eastAsia="en-US"/>
        </w:rPr>
      </w:pPr>
      <w:commentRangeStart w:id="142"/>
      <w:commentRangeStart w:id="143"/>
      <w:r>
        <w:rPr>
          <w:lang w:eastAsia="en-US"/>
        </w:rPr>
        <w:t xml:space="preserve">The number of localising hydrophones </w:t>
      </w:r>
      <w:r w:rsidR="006574D7">
        <w:rPr>
          <w:lang w:eastAsia="en-US"/>
        </w:rPr>
        <w:t xml:space="preserve">depends on the study area and corresponding </w:t>
      </w:r>
      <w:r>
        <w:rPr>
          <w:lang w:eastAsia="en-US"/>
        </w:rPr>
        <w:t xml:space="preserve">array dimensions, but also </w:t>
      </w:r>
      <w:r w:rsidR="008F0C3D">
        <w:rPr>
          <w:lang w:eastAsia="en-US"/>
        </w:rPr>
        <w:t>on</w:t>
      </w:r>
      <w:r>
        <w:rPr>
          <w:lang w:eastAsia="en-US"/>
        </w:rPr>
        <w:t xml:space="preserve"> the </w:t>
      </w:r>
      <w:r w:rsidR="006574D7">
        <w:rPr>
          <w:lang w:eastAsia="en-US"/>
        </w:rPr>
        <w:t xml:space="preserve">underlying density of animals (unknown), </w:t>
      </w:r>
      <w:r>
        <w:rPr>
          <w:lang w:eastAsia="en-US"/>
        </w:rPr>
        <w:t>environmental conditions and local bathymetry</w:t>
      </w:r>
      <w:commentRangeEnd w:id="142"/>
      <w:r w:rsidR="005534AB">
        <w:rPr>
          <w:rStyle w:val="CommentReference"/>
          <w:rFonts w:ascii="Arial" w:hAnsi="Arial"/>
        </w:rPr>
        <w:commentReference w:id="142"/>
      </w:r>
      <w:commentRangeEnd w:id="143"/>
      <w:r w:rsidR="007D1F7B">
        <w:rPr>
          <w:rStyle w:val="CommentReference"/>
          <w:rFonts w:ascii="Arial" w:hAnsi="Arial"/>
        </w:rPr>
        <w:commentReference w:id="143"/>
      </w:r>
      <w:r w:rsidR="00757E15">
        <w:rPr>
          <w:lang w:eastAsia="en-US"/>
        </w:rPr>
        <w:t xml:space="preserve">. </w:t>
      </w:r>
      <w:r w:rsidR="00027D0A">
        <w:rPr>
          <w:lang w:eastAsia="en-US"/>
        </w:rPr>
        <w:t>In a larger survey area, we might expect more variation in habitat conditions, which will influence the detection function for acoustic cues.</w:t>
      </w:r>
      <w:r w:rsidR="007A632D">
        <w:rPr>
          <w:lang w:eastAsia="en-US"/>
        </w:rPr>
        <w:t xml:space="preserve"> </w:t>
      </w:r>
      <w:r w:rsidR="00757E15">
        <w:rPr>
          <w:lang w:eastAsia="en-US"/>
        </w:rPr>
        <w:t xml:space="preserve">In this case, it would be preferable to increase the number of localising hydrophones, to support the </w:t>
      </w:r>
      <w:r w:rsidR="005534AB">
        <w:rPr>
          <w:lang w:eastAsia="en-US"/>
        </w:rPr>
        <w:t>estimation of site</w:t>
      </w:r>
      <w:r w:rsidR="00CB6510">
        <w:rPr>
          <w:lang w:eastAsia="en-US"/>
        </w:rPr>
        <w:t>-</w:t>
      </w:r>
      <w:r w:rsidR="005534AB">
        <w:rPr>
          <w:lang w:eastAsia="en-US"/>
        </w:rPr>
        <w:t xml:space="preserve">specific </w:t>
      </w:r>
      <w:r w:rsidR="00757E15">
        <w:rPr>
          <w:lang w:eastAsia="en-US"/>
        </w:rPr>
        <w:t>detection functions</w:t>
      </w:r>
      <w:r w:rsidR="005534AB">
        <w:rPr>
          <w:lang w:eastAsia="en-US"/>
        </w:rPr>
        <w:t xml:space="preserve">, or at the very least detection </w:t>
      </w:r>
      <w:r w:rsidR="00CB6510">
        <w:rPr>
          <w:lang w:eastAsia="en-US"/>
        </w:rPr>
        <w:t>functions</w:t>
      </w:r>
      <w:r w:rsidR="005534AB">
        <w:rPr>
          <w:lang w:eastAsia="en-US"/>
        </w:rPr>
        <w:t xml:space="preserve"> dependent on site</w:t>
      </w:r>
      <w:r w:rsidR="00440DD7">
        <w:rPr>
          <w:lang w:eastAsia="en-US"/>
        </w:rPr>
        <w:t>-</w:t>
      </w:r>
      <w:r w:rsidR="005534AB">
        <w:rPr>
          <w:lang w:eastAsia="en-US"/>
        </w:rPr>
        <w:t>specific covariates,</w:t>
      </w:r>
      <w:r w:rsidR="00AD4E3E">
        <w:rPr>
          <w:lang w:eastAsia="en-US"/>
        </w:rPr>
        <w:t xml:space="preserve"> e.g.,</w:t>
      </w:r>
      <w:r w:rsidR="005534AB">
        <w:rPr>
          <w:lang w:eastAsia="en-US"/>
        </w:rPr>
        <w:t xml:space="preserve"> depth</w:t>
      </w:r>
      <w:r w:rsidR="00757E15">
        <w:rPr>
          <w:lang w:eastAsia="en-US"/>
        </w:rPr>
        <w:t>. I</w:t>
      </w:r>
      <w:r w:rsidR="007A632D">
        <w:rPr>
          <w:lang w:eastAsia="en-US"/>
        </w:rPr>
        <w:t>ncreasing the number of localising hydrophones</w:t>
      </w:r>
      <w:r w:rsidR="00757E15">
        <w:rPr>
          <w:lang w:eastAsia="en-US"/>
        </w:rPr>
        <w:t xml:space="preserve"> allows for us to account </w:t>
      </w:r>
      <w:r w:rsidR="007A632D">
        <w:rPr>
          <w:lang w:eastAsia="en-US"/>
        </w:rPr>
        <w:t>for heterogeneity in the environment</w:t>
      </w:r>
      <w:r w:rsidR="00757E15">
        <w:rPr>
          <w:lang w:eastAsia="en-US"/>
        </w:rPr>
        <w:t xml:space="preserve">, </w:t>
      </w:r>
      <w:r w:rsidR="004B7ACD">
        <w:rPr>
          <w:lang w:eastAsia="en-US"/>
        </w:rPr>
        <w:t xml:space="preserve">which </w:t>
      </w:r>
      <w:r w:rsidR="00466254">
        <w:rPr>
          <w:lang w:eastAsia="en-US"/>
        </w:rPr>
        <w:t>may</w:t>
      </w:r>
      <w:r w:rsidR="004B7ACD">
        <w:rPr>
          <w:lang w:eastAsia="en-US"/>
        </w:rPr>
        <w:t xml:space="preserve"> improve the </w:t>
      </w:r>
      <w:r w:rsidR="00466254">
        <w:rPr>
          <w:lang w:eastAsia="en-US"/>
        </w:rPr>
        <w:t>precision of the detection function model</w:t>
      </w:r>
      <w:r w:rsidR="007A632D">
        <w:rPr>
          <w:lang w:eastAsia="en-US"/>
        </w:rPr>
        <w:t xml:space="preserve">. </w:t>
      </w:r>
      <w:r w:rsidR="00C437F2">
        <w:rPr>
          <w:lang w:eastAsia="en-US"/>
        </w:rPr>
        <w:t xml:space="preserve">However, </w:t>
      </w:r>
      <w:commentRangeStart w:id="144"/>
      <w:commentRangeStart w:id="145"/>
      <w:r w:rsidR="00DA5F3A">
        <w:rPr>
          <w:lang w:eastAsia="en-US"/>
        </w:rPr>
        <w:t xml:space="preserve">estimating </w:t>
      </w:r>
      <w:r w:rsidR="00C437F2">
        <w:rPr>
          <w:lang w:eastAsia="en-US"/>
        </w:rPr>
        <w:t xml:space="preserve">cetacean density </w:t>
      </w:r>
      <w:commentRangeEnd w:id="144"/>
      <w:r w:rsidR="005534AB">
        <w:rPr>
          <w:rStyle w:val="CommentReference"/>
          <w:rFonts w:ascii="Arial" w:hAnsi="Arial"/>
        </w:rPr>
        <w:commentReference w:id="144"/>
      </w:r>
      <w:commentRangeEnd w:id="145"/>
      <w:r w:rsidR="00B84A9F">
        <w:rPr>
          <w:rStyle w:val="CommentReference"/>
          <w:rFonts w:ascii="Arial" w:hAnsi="Arial"/>
        </w:rPr>
        <w:commentReference w:id="145"/>
      </w:r>
      <w:r w:rsidR="00C437F2">
        <w:rPr>
          <w:lang w:eastAsia="en-US"/>
        </w:rPr>
        <w:t>using passive acoustic monitoring can be a costly process if th</w:t>
      </w:r>
      <w:r w:rsidR="00CF4E38">
        <w:rPr>
          <w:lang w:eastAsia="en-US"/>
        </w:rPr>
        <w:t>e</w:t>
      </w:r>
      <w:r w:rsidR="00C437F2">
        <w:rPr>
          <w:lang w:eastAsia="en-US"/>
        </w:rPr>
        <w:t xml:space="preserve"> equipment </w:t>
      </w:r>
      <w:r w:rsidR="00CF4E38">
        <w:rPr>
          <w:lang w:eastAsia="en-US"/>
        </w:rPr>
        <w:t xml:space="preserve">is not already deployed. </w:t>
      </w:r>
      <w:r w:rsidR="00312F69">
        <w:rPr>
          <w:lang w:eastAsia="en-US"/>
        </w:rPr>
        <w:t xml:space="preserve">Booth et al (2017) evaluated the potential costs of the acoustic technology required for an array unit capable of localisation, </w:t>
      </w:r>
      <w:commentRangeStart w:id="146"/>
      <w:r w:rsidR="00312F69">
        <w:rPr>
          <w:lang w:eastAsia="en-US"/>
        </w:rPr>
        <w:t>estimating ~</w:t>
      </w:r>
      <w:r w:rsidR="007D1F7B">
        <w:rPr>
          <w:lang w:eastAsia="en-US"/>
        </w:rPr>
        <w:t>$</w:t>
      </w:r>
      <w:r w:rsidR="00312F69">
        <w:rPr>
          <w:lang w:eastAsia="en-US"/>
        </w:rPr>
        <w:t xml:space="preserve">20-30k </w:t>
      </w:r>
      <w:commentRangeEnd w:id="146"/>
      <w:r w:rsidR="00CB6510">
        <w:rPr>
          <w:rStyle w:val="CommentReference"/>
          <w:rFonts w:ascii="Arial" w:hAnsi="Arial"/>
        </w:rPr>
        <w:commentReference w:id="146"/>
      </w:r>
      <w:r w:rsidR="00312F69">
        <w:rPr>
          <w:lang w:eastAsia="en-US"/>
        </w:rPr>
        <w:t xml:space="preserve">per unit, extending this array to cover a large survey area would magnify these costs, with the distance between </w:t>
      </w:r>
      <w:r w:rsidR="00F21D72">
        <w:rPr>
          <w:lang w:eastAsia="en-US"/>
        </w:rPr>
        <w:t>units</w:t>
      </w:r>
      <w:r w:rsidR="00312F69">
        <w:rPr>
          <w:lang w:eastAsia="en-US"/>
        </w:rPr>
        <w:t xml:space="preserve"> </w:t>
      </w:r>
      <w:r w:rsidR="00F21D72">
        <w:rPr>
          <w:lang w:eastAsia="en-US"/>
        </w:rPr>
        <w:t xml:space="preserve">(and therefore the number of units required) </w:t>
      </w:r>
      <w:r w:rsidR="00312F69">
        <w:rPr>
          <w:lang w:eastAsia="en-US"/>
        </w:rPr>
        <w:t xml:space="preserve">depending on the species of interest and their respective vocalisation </w:t>
      </w:r>
      <w:r w:rsidR="00F21D72">
        <w:rPr>
          <w:lang w:eastAsia="en-US"/>
        </w:rPr>
        <w:t>characteristics</w:t>
      </w:r>
      <w:r w:rsidR="00312F69">
        <w:rPr>
          <w:lang w:eastAsia="en-US"/>
        </w:rPr>
        <w:t xml:space="preserve">. </w:t>
      </w:r>
      <w:commentRangeStart w:id="147"/>
      <w:commentRangeStart w:id="148"/>
      <w:r w:rsidR="00F21D72">
        <w:rPr>
          <w:lang w:eastAsia="en-US"/>
        </w:rPr>
        <w:t xml:space="preserve">Conversely, initial investment in passive acoustic </w:t>
      </w:r>
      <w:commentRangeEnd w:id="147"/>
      <w:r w:rsidR="000C2F9D">
        <w:rPr>
          <w:rStyle w:val="CommentReference"/>
          <w:rFonts w:ascii="Arial" w:hAnsi="Arial"/>
        </w:rPr>
        <w:commentReference w:id="147"/>
      </w:r>
      <w:commentRangeEnd w:id="148"/>
      <w:r w:rsidR="00330D9B">
        <w:rPr>
          <w:rStyle w:val="CommentReference"/>
          <w:rFonts w:ascii="Arial" w:hAnsi="Arial"/>
        </w:rPr>
        <w:commentReference w:id="148"/>
      </w:r>
      <w:r w:rsidR="00F21D72">
        <w:rPr>
          <w:lang w:eastAsia="en-US"/>
        </w:rPr>
        <w:t xml:space="preserve">technology </w:t>
      </w:r>
      <w:r w:rsidR="00327AB0">
        <w:rPr>
          <w:lang w:eastAsia="en-US"/>
        </w:rPr>
        <w:t xml:space="preserve">can support </w:t>
      </w:r>
      <w:r w:rsidR="005534AB">
        <w:rPr>
          <w:lang w:eastAsia="en-US"/>
        </w:rPr>
        <w:t>long-term</w:t>
      </w:r>
      <w:r w:rsidR="00327AB0">
        <w:rPr>
          <w:lang w:eastAsia="en-US"/>
        </w:rPr>
        <w:t xml:space="preserve"> monitoring efforts, allowing for a data collection duration of up to </w:t>
      </w:r>
      <w:commentRangeStart w:id="149"/>
      <w:commentRangeStart w:id="150"/>
      <w:r w:rsidR="00327AB0">
        <w:rPr>
          <w:lang w:eastAsia="en-US"/>
        </w:rPr>
        <w:t xml:space="preserve">six months </w:t>
      </w:r>
      <w:commentRangeEnd w:id="149"/>
      <w:r w:rsidR="005534AB">
        <w:rPr>
          <w:rStyle w:val="CommentReference"/>
          <w:rFonts w:ascii="Arial" w:hAnsi="Arial"/>
        </w:rPr>
        <w:commentReference w:id="149"/>
      </w:r>
      <w:commentRangeEnd w:id="150"/>
      <w:r w:rsidR="004800E0">
        <w:rPr>
          <w:rStyle w:val="CommentReference"/>
          <w:rFonts w:ascii="Arial" w:hAnsi="Arial"/>
        </w:rPr>
        <w:commentReference w:id="150"/>
      </w:r>
      <w:r w:rsidR="005F5B51">
        <w:rPr>
          <w:lang w:eastAsia="en-US"/>
        </w:rPr>
        <w:t>before retrieval and redeployment is required</w:t>
      </w:r>
      <w:r w:rsidR="004030CA">
        <w:rPr>
          <w:lang w:eastAsia="en-US"/>
        </w:rPr>
        <w:t xml:space="preserve">. </w:t>
      </w:r>
    </w:p>
    <w:p w14:paraId="697836A3" w14:textId="0262D37F" w:rsidR="009F4628" w:rsidRDefault="00B658CA" w:rsidP="003540EC">
      <w:pPr>
        <w:pStyle w:val="Heading2"/>
        <w:jc w:val="both"/>
        <w:rPr>
          <w:rFonts w:asciiTheme="minorHAnsi" w:hAnsiTheme="minorHAnsi" w:cstheme="minorHAnsi"/>
        </w:rPr>
      </w:pPr>
      <w:r>
        <w:t>Applications</w:t>
      </w:r>
    </w:p>
    <w:p w14:paraId="307EB7BF" w14:textId="22801A67" w:rsidR="00C237DD" w:rsidRPr="008F4CD5" w:rsidRDefault="00B658CA" w:rsidP="003540EC">
      <w:pPr>
        <w:jc w:val="both"/>
        <w:rPr>
          <w:rFonts w:cstheme="minorHAnsi"/>
        </w:rPr>
      </w:pPr>
      <w:r w:rsidRPr="008F4CD5">
        <w:rPr>
          <w:rFonts w:cstheme="minorHAnsi"/>
        </w:rPr>
        <w:t>The</w:t>
      </w:r>
      <w:r w:rsidR="004A59FF">
        <w:rPr>
          <w:rFonts w:cstheme="minorHAnsi"/>
        </w:rPr>
        <w:t xml:space="preserve"> AVADECAF</w:t>
      </w:r>
      <w:r w:rsidRPr="008F4CD5">
        <w:rPr>
          <w:rFonts w:cstheme="minorHAnsi"/>
        </w:rPr>
        <w:t xml:space="preserve"> </w:t>
      </w:r>
      <w:commentRangeStart w:id="151"/>
      <w:r w:rsidRPr="008F4CD5">
        <w:rPr>
          <w:rFonts w:cstheme="minorHAnsi"/>
        </w:rPr>
        <w:t xml:space="preserve">simulation tool </w:t>
      </w:r>
      <w:commentRangeEnd w:id="151"/>
      <w:r w:rsidR="001172EE">
        <w:rPr>
          <w:rStyle w:val="CommentReference"/>
          <w:rFonts w:ascii="Arial" w:hAnsi="Arial"/>
        </w:rPr>
        <w:commentReference w:id="151"/>
      </w:r>
      <w:r w:rsidRPr="008F4CD5">
        <w:rPr>
          <w:rFonts w:cstheme="minorHAnsi"/>
        </w:rPr>
        <w:t xml:space="preserve">presented here </w:t>
      </w:r>
      <w:r w:rsidR="009F4628" w:rsidRPr="008F4CD5">
        <w:rPr>
          <w:rFonts w:cstheme="minorHAnsi"/>
        </w:rPr>
        <w:t xml:space="preserve">provides an opportunity to explore the statistical power of a monitoring program for PAM density </w:t>
      </w:r>
      <w:commentRangeStart w:id="152"/>
      <w:r w:rsidR="009F4628" w:rsidRPr="008F4CD5">
        <w:rPr>
          <w:rFonts w:cstheme="minorHAnsi"/>
        </w:rPr>
        <w:t xml:space="preserve">estimation </w:t>
      </w:r>
      <w:r w:rsidR="00CB6510">
        <w:rPr>
          <w:rFonts w:cstheme="minorHAnsi"/>
        </w:rPr>
        <w:t xml:space="preserve">before </w:t>
      </w:r>
      <w:r w:rsidR="009F4628" w:rsidRPr="008F4CD5">
        <w:rPr>
          <w:rFonts w:cstheme="minorHAnsi"/>
        </w:rPr>
        <w:t>deployment of equipment</w:t>
      </w:r>
      <w:commentRangeEnd w:id="152"/>
      <w:r w:rsidR="00CB6510">
        <w:rPr>
          <w:rStyle w:val="CommentReference"/>
          <w:rFonts w:ascii="Arial" w:hAnsi="Arial"/>
        </w:rPr>
        <w:commentReference w:id="152"/>
      </w:r>
      <w:r w:rsidR="009F4628" w:rsidRPr="008F4CD5">
        <w:rPr>
          <w:rFonts w:cstheme="minorHAnsi"/>
        </w:rPr>
        <w:t>.</w:t>
      </w:r>
      <w:r w:rsidRPr="008F4CD5">
        <w:rPr>
          <w:rFonts w:cstheme="minorHAnsi"/>
        </w:rPr>
        <w:t xml:space="preserve"> For existing hydrophone arrays, it provides a means to assess the utility and scope of monitoring.</w:t>
      </w:r>
      <w:r w:rsidR="009F4628" w:rsidRPr="008F4CD5">
        <w:rPr>
          <w:rFonts w:cstheme="minorHAnsi"/>
        </w:rPr>
        <w:t xml:space="preserve"> To our knowledge this tool has been infrequently applied since its</w:t>
      </w:r>
      <w:commentRangeStart w:id="153"/>
      <w:r w:rsidR="009F4628" w:rsidRPr="008F4CD5">
        <w:rPr>
          <w:rFonts w:cstheme="minorHAnsi"/>
        </w:rPr>
        <w:t xml:space="preserve"> </w:t>
      </w:r>
      <w:commentRangeStart w:id="154"/>
      <w:commentRangeStart w:id="155"/>
      <w:r w:rsidR="009F4628" w:rsidRPr="008F4CD5">
        <w:rPr>
          <w:rFonts w:cstheme="minorHAnsi"/>
        </w:rPr>
        <w:t>development</w:t>
      </w:r>
      <w:commentRangeEnd w:id="154"/>
      <w:commentRangeEnd w:id="155"/>
      <w:r w:rsidR="004800E0">
        <w:rPr>
          <w:rFonts w:cstheme="minorHAnsi"/>
        </w:rPr>
        <w:t>, possibly due to lack of awareness and difficulty accessing the software</w:t>
      </w:r>
      <w:r w:rsidR="005534AB">
        <w:rPr>
          <w:rStyle w:val="CommentReference"/>
          <w:rFonts w:ascii="Arial" w:hAnsi="Arial"/>
        </w:rPr>
        <w:commentReference w:id="154"/>
      </w:r>
      <w:commentRangeEnd w:id="153"/>
      <w:r w:rsidR="004800E0">
        <w:rPr>
          <w:rStyle w:val="CommentReference"/>
          <w:rFonts w:ascii="Arial" w:hAnsi="Arial"/>
        </w:rPr>
        <w:commentReference w:id="155"/>
      </w:r>
      <w:r w:rsidR="00A1381E">
        <w:rPr>
          <w:rStyle w:val="CommentReference"/>
          <w:rFonts w:ascii="Arial" w:hAnsi="Arial"/>
        </w:rPr>
        <w:commentReference w:id="153"/>
      </w:r>
      <w:r w:rsidRPr="008F4CD5">
        <w:rPr>
          <w:rFonts w:cstheme="minorHAnsi"/>
        </w:rPr>
        <w:t xml:space="preserve">. </w:t>
      </w:r>
      <w:r w:rsidR="00874E05" w:rsidRPr="008F4CD5">
        <w:rPr>
          <w:rFonts w:cstheme="minorHAnsi"/>
        </w:rPr>
        <w:t>However,</w:t>
      </w:r>
      <w:r w:rsidR="009F4628" w:rsidRPr="008F4CD5">
        <w:rPr>
          <w:rFonts w:cstheme="minorHAnsi"/>
        </w:rPr>
        <w:t xml:space="preserve"> </w:t>
      </w:r>
      <w:r w:rsidRPr="008F4CD5">
        <w:rPr>
          <w:rFonts w:cstheme="minorHAnsi"/>
        </w:rPr>
        <w:t xml:space="preserve">there is a need for </w:t>
      </w:r>
      <w:r w:rsidR="009F4628" w:rsidRPr="008F4CD5">
        <w:rPr>
          <w:rFonts w:cstheme="minorHAnsi"/>
        </w:rPr>
        <w:t xml:space="preserve">PAM survey design </w:t>
      </w:r>
      <w:r w:rsidRPr="008F4CD5">
        <w:rPr>
          <w:rFonts w:cstheme="minorHAnsi"/>
        </w:rPr>
        <w:t xml:space="preserve">associated with </w:t>
      </w:r>
      <w:r w:rsidR="009F4628" w:rsidRPr="008F4CD5">
        <w:rPr>
          <w:rFonts w:cstheme="minorHAnsi"/>
        </w:rPr>
        <w:t>the fast-growing offshore wind sector</w:t>
      </w:r>
      <w:r w:rsidRPr="008F4CD5">
        <w:rPr>
          <w:rFonts w:cstheme="minorHAnsi"/>
        </w:rPr>
        <w:t xml:space="preserve"> where significant uncertainty around occurrence and response of marine mammals to construction noise remains</w:t>
      </w:r>
      <w:r w:rsidR="009F4628" w:rsidRPr="008F4CD5">
        <w:rPr>
          <w:rFonts w:cstheme="minorHAnsi"/>
        </w:rPr>
        <w:t xml:space="preserve">. </w:t>
      </w:r>
      <w:r w:rsidR="003C781B">
        <w:rPr>
          <w:rFonts w:cstheme="minorHAnsi"/>
        </w:rPr>
        <w:t>B</w:t>
      </w:r>
      <w:commentRangeStart w:id="156"/>
      <w:commentRangeStart w:id="157"/>
      <w:commentRangeStart w:id="158"/>
      <w:commentRangeStart w:id="159"/>
      <w:r w:rsidR="009F4628" w:rsidRPr="008F4CD5">
        <w:rPr>
          <w:rFonts w:cstheme="minorHAnsi"/>
        </w:rPr>
        <w:t xml:space="preserve">aseline density and </w:t>
      </w:r>
      <w:r w:rsidR="005534AB" w:rsidRPr="008F4CD5">
        <w:rPr>
          <w:rFonts w:cstheme="minorHAnsi"/>
        </w:rPr>
        <w:t>long-term</w:t>
      </w:r>
      <w:r w:rsidR="009F4628" w:rsidRPr="008F4CD5">
        <w:rPr>
          <w:rFonts w:cstheme="minorHAnsi"/>
        </w:rPr>
        <w:t xml:space="preserve"> monitoring at offshore wind farms could be explored using</w:t>
      </w:r>
      <w:r w:rsidR="00F872F7" w:rsidRPr="008F4CD5">
        <w:rPr>
          <w:rFonts w:cstheme="minorHAnsi"/>
        </w:rPr>
        <w:t xml:space="preserve"> the</w:t>
      </w:r>
      <w:r w:rsidR="009F4628" w:rsidRPr="008F4CD5">
        <w:rPr>
          <w:rFonts w:cstheme="minorHAnsi"/>
        </w:rPr>
        <w:t xml:space="preserve"> AVADECAF</w:t>
      </w:r>
      <w:r w:rsidR="00F872F7" w:rsidRPr="008F4CD5">
        <w:rPr>
          <w:rFonts w:cstheme="minorHAnsi"/>
        </w:rPr>
        <w:t xml:space="preserve"> tool</w:t>
      </w:r>
      <w:r w:rsidR="009F4628" w:rsidRPr="008F4CD5">
        <w:rPr>
          <w:rFonts w:cstheme="minorHAnsi"/>
        </w:rPr>
        <w:t xml:space="preserve">, to determine the potential power of an array to detect </w:t>
      </w:r>
      <w:r w:rsidR="005534AB" w:rsidRPr="008F4CD5">
        <w:rPr>
          <w:rFonts w:cstheme="minorHAnsi"/>
        </w:rPr>
        <w:t xml:space="preserve">cetacean density </w:t>
      </w:r>
      <w:r w:rsidR="009F4628" w:rsidRPr="008F4CD5">
        <w:rPr>
          <w:rFonts w:cstheme="minorHAnsi"/>
        </w:rPr>
        <w:t>changes</w:t>
      </w:r>
      <w:r w:rsidR="005534AB">
        <w:rPr>
          <w:rFonts w:cstheme="minorHAnsi"/>
        </w:rPr>
        <w:t xml:space="preserve"> considered to </w:t>
      </w:r>
      <w:r w:rsidR="00160A8C">
        <w:rPr>
          <w:rFonts w:cstheme="minorHAnsi"/>
        </w:rPr>
        <w:t>be the</w:t>
      </w:r>
      <w:r w:rsidR="009F4628" w:rsidRPr="008F4CD5">
        <w:rPr>
          <w:rFonts w:cstheme="minorHAnsi"/>
        </w:rPr>
        <w:t xml:space="preserve"> result of windfarm development.</w:t>
      </w:r>
      <w:r w:rsidR="00C237DD" w:rsidRPr="008F4CD5">
        <w:rPr>
          <w:rFonts w:cstheme="minorHAnsi"/>
        </w:rPr>
        <w:t xml:space="preserve"> </w:t>
      </w:r>
      <w:commentRangeEnd w:id="156"/>
      <w:r w:rsidR="00FC6ABA" w:rsidRPr="008F4CD5">
        <w:rPr>
          <w:rStyle w:val="CommentReference"/>
          <w:rFonts w:cstheme="minorHAnsi"/>
          <w:sz w:val="20"/>
          <w:szCs w:val="20"/>
        </w:rPr>
        <w:commentReference w:id="156"/>
      </w:r>
      <w:commentRangeEnd w:id="157"/>
      <w:r w:rsidR="00CB6510">
        <w:rPr>
          <w:rStyle w:val="CommentReference"/>
          <w:rFonts w:ascii="Arial" w:hAnsi="Arial"/>
        </w:rPr>
        <w:commentReference w:id="157"/>
      </w:r>
      <w:commentRangeEnd w:id="158"/>
      <w:r w:rsidR="00CB6510">
        <w:rPr>
          <w:rStyle w:val="CommentReference"/>
          <w:rFonts w:ascii="Arial" w:hAnsi="Arial"/>
        </w:rPr>
        <w:commentReference w:id="158"/>
      </w:r>
      <w:commentRangeEnd w:id="159"/>
      <w:r w:rsidR="00955D52">
        <w:rPr>
          <w:rStyle w:val="CommentReference"/>
          <w:rFonts w:ascii="Arial" w:hAnsi="Arial"/>
        </w:rPr>
        <w:commentReference w:id="159"/>
      </w:r>
      <w:r w:rsidR="00C237DD" w:rsidRPr="008F4CD5">
        <w:rPr>
          <w:rFonts w:cstheme="minorHAnsi"/>
        </w:rPr>
        <w:t xml:space="preserve">The original </w:t>
      </w:r>
      <w:r w:rsidR="005534AB">
        <w:rPr>
          <w:rFonts w:cstheme="minorHAnsi"/>
        </w:rPr>
        <w:t xml:space="preserve">AVADECAF </w:t>
      </w:r>
      <w:r w:rsidR="00C237DD" w:rsidRPr="008F4CD5">
        <w:rPr>
          <w:rFonts w:cstheme="minorHAnsi"/>
        </w:rPr>
        <w:t xml:space="preserve">report (Booth et al., 2017) contributed to the </w:t>
      </w:r>
      <w:commentRangeStart w:id="160"/>
      <w:commentRangeStart w:id="161"/>
      <w:r w:rsidR="00C237DD" w:rsidRPr="008F4CD5">
        <w:rPr>
          <w:rFonts w:cstheme="minorHAnsi"/>
        </w:rPr>
        <w:t xml:space="preserve">development </w:t>
      </w:r>
      <w:commentRangeEnd w:id="160"/>
      <w:r w:rsidR="005534AB">
        <w:rPr>
          <w:rStyle w:val="CommentReference"/>
          <w:rFonts w:ascii="Arial" w:hAnsi="Arial"/>
        </w:rPr>
        <w:commentReference w:id="160"/>
      </w:r>
      <w:commentRangeEnd w:id="161"/>
      <w:r w:rsidR="00400D83">
        <w:rPr>
          <w:rStyle w:val="CommentReference"/>
          <w:rFonts w:ascii="Arial" w:hAnsi="Arial"/>
        </w:rPr>
        <w:commentReference w:id="161"/>
      </w:r>
      <w:r w:rsidR="00C237DD" w:rsidRPr="008F4CD5">
        <w:rPr>
          <w:rFonts w:cstheme="minorHAnsi"/>
        </w:rPr>
        <w:t xml:space="preserve">of the </w:t>
      </w:r>
      <w:hyperlink r:id="rId15" w:history="1">
        <w:r w:rsidR="00337F36">
          <w:rPr>
            <w:rStyle w:val="Hyperlink"/>
            <w:rFonts w:cstheme="minorHAnsi"/>
          </w:rPr>
          <w:t>ACCURATE</w:t>
        </w:r>
      </w:hyperlink>
      <w:commentRangeStart w:id="162"/>
      <w:r w:rsidR="00C237DD" w:rsidRPr="008F4CD5">
        <w:rPr>
          <w:rFonts w:cstheme="minorHAnsi"/>
        </w:rPr>
        <w:t xml:space="preserve"> project</w:t>
      </w:r>
      <w:commentRangeEnd w:id="162"/>
      <w:r w:rsidR="00B857EA">
        <w:rPr>
          <w:rStyle w:val="CommentReference"/>
          <w:rFonts w:ascii="Arial" w:hAnsi="Arial"/>
        </w:rPr>
        <w:commentReference w:id="162"/>
      </w:r>
      <w:r w:rsidR="00C237DD" w:rsidRPr="008F4CD5">
        <w:rPr>
          <w:rFonts w:cstheme="minorHAnsi"/>
        </w:rPr>
        <w:t>,</w:t>
      </w:r>
      <w:r w:rsidR="006B47EB">
        <w:rPr>
          <w:rFonts w:cstheme="minorHAnsi"/>
        </w:rPr>
        <w:t xml:space="preserve"> by identifying the sensitivity of cue rate as an input parameter in </w:t>
      </w:r>
      <w:r w:rsidR="00337F36">
        <w:rPr>
          <w:rFonts w:cstheme="minorHAnsi"/>
        </w:rPr>
        <w:t>acoustic density estimation</w:t>
      </w:r>
      <w:r w:rsidR="006B47EB">
        <w:rPr>
          <w:rFonts w:cstheme="minorHAnsi"/>
        </w:rPr>
        <w:t>. The ACCURATE project was</w:t>
      </w:r>
      <w:r w:rsidR="00C237DD" w:rsidRPr="008F4CD5">
        <w:rPr>
          <w:rFonts w:cstheme="minorHAnsi"/>
        </w:rPr>
        <w:t xml:space="preserve"> designed to evaluate </w:t>
      </w:r>
      <w:r w:rsidR="00C41A44" w:rsidRPr="008F4CD5">
        <w:rPr>
          <w:rFonts w:cstheme="minorHAnsi"/>
        </w:rPr>
        <w:t xml:space="preserve">the </w:t>
      </w:r>
      <w:r w:rsidR="005534AB">
        <w:rPr>
          <w:rFonts w:cstheme="minorHAnsi"/>
        </w:rPr>
        <w:t>factor</w:t>
      </w:r>
      <w:r w:rsidR="006B47EB">
        <w:rPr>
          <w:rFonts w:cstheme="minorHAnsi"/>
        </w:rPr>
        <w:t>s</w:t>
      </w:r>
      <w:r w:rsidR="005534AB">
        <w:rPr>
          <w:rFonts w:cstheme="minorHAnsi"/>
        </w:rPr>
        <w:t xml:space="preserve"> driving cue rates and their variability </w:t>
      </w:r>
      <w:r w:rsidR="00C237DD" w:rsidRPr="008F4CD5">
        <w:rPr>
          <w:rFonts w:cstheme="minorHAnsi"/>
        </w:rPr>
        <w:t xml:space="preserve">for a </w:t>
      </w:r>
      <w:r w:rsidR="00C41A44" w:rsidRPr="008F4CD5">
        <w:rPr>
          <w:rFonts w:cstheme="minorHAnsi"/>
        </w:rPr>
        <w:t>variety</w:t>
      </w:r>
      <w:r w:rsidR="00C237DD" w:rsidRPr="008F4CD5">
        <w:rPr>
          <w:rFonts w:cstheme="minorHAnsi"/>
        </w:rPr>
        <w:t xml:space="preserve"> of marine mammals. As ACCURATE is currently ongoing, it is expected that within the next few years these outputs will be highly relevant to the AVADECAF tool</w:t>
      </w:r>
      <w:r w:rsidR="00C20C5F" w:rsidRPr="008F4CD5">
        <w:rPr>
          <w:rFonts w:cstheme="minorHAnsi"/>
        </w:rPr>
        <w:t xml:space="preserve"> by facilitating</w:t>
      </w:r>
      <w:r w:rsidR="00C70BAA">
        <w:rPr>
          <w:rFonts w:cstheme="minorHAnsi"/>
        </w:rPr>
        <w:t xml:space="preserve"> additional cue rate</w:t>
      </w:r>
      <w:r w:rsidR="00C20C5F" w:rsidRPr="008F4CD5">
        <w:rPr>
          <w:rFonts w:cstheme="minorHAnsi"/>
        </w:rPr>
        <w:t xml:space="preserve"> </w:t>
      </w:r>
      <w:r w:rsidR="00C70BAA">
        <w:rPr>
          <w:rFonts w:cstheme="minorHAnsi"/>
        </w:rPr>
        <w:t>parameters</w:t>
      </w:r>
      <w:r w:rsidR="00160A8C">
        <w:rPr>
          <w:rFonts w:cstheme="minorHAnsi"/>
        </w:rPr>
        <w:t>,</w:t>
      </w:r>
      <w:r w:rsidR="00C70BAA">
        <w:rPr>
          <w:rFonts w:cstheme="minorHAnsi"/>
        </w:rPr>
        <w:t xml:space="preserve"> allowing for </w:t>
      </w:r>
      <w:r w:rsidR="00C20C5F" w:rsidRPr="008F4CD5">
        <w:rPr>
          <w:rFonts w:cstheme="minorHAnsi"/>
        </w:rPr>
        <w:t>more realistic simulations</w:t>
      </w:r>
      <w:r w:rsidR="00C237DD" w:rsidRPr="008F4CD5">
        <w:rPr>
          <w:rFonts w:cstheme="minorHAnsi"/>
        </w:rPr>
        <w:t>.</w:t>
      </w:r>
    </w:p>
    <w:p w14:paraId="151D69DB" w14:textId="7CA4BF02" w:rsidR="007315A6" w:rsidRPr="008F4CD5" w:rsidRDefault="006047B7" w:rsidP="003540EC">
      <w:pPr>
        <w:jc w:val="both"/>
        <w:rPr>
          <w:rFonts w:cstheme="minorHAnsi"/>
          <w:noProof/>
        </w:rPr>
      </w:pPr>
      <w:r w:rsidRPr="008F4CD5">
        <w:rPr>
          <w:rFonts w:cstheme="minorHAnsi"/>
          <w:noProof/>
        </w:rPr>
        <w:t xml:space="preserve">The </w:t>
      </w:r>
      <w:r w:rsidR="00F04F49" w:rsidRPr="008F4CD5">
        <w:rPr>
          <w:rFonts w:cstheme="minorHAnsi"/>
          <w:noProof/>
        </w:rPr>
        <w:t xml:space="preserve">potential </w:t>
      </w:r>
      <w:r w:rsidRPr="008F4CD5">
        <w:rPr>
          <w:rFonts w:cstheme="minorHAnsi"/>
          <w:noProof/>
        </w:rPr>
        <w:t>applications of</w:t>
      </w:r>
      <w:r w:rsidR="00F04F49" w:rsidRPr="008F4CD5">
        <w:rPr>
          <w:rFonts w:cstheme="minorHAnsi"/>
          <w:noProof/>
        </w:rPr>
        <w:t xml:space="preserve"> </w:t>
      </w:r>
      <w:r w:rsidR="001F74EB" w:rsidRPr="008F4CD5">
        <w:rPr>
          <w:rFonts w:cstheme="minorHAnsi"/>
          <w:noProof/>
        </w:rPr>
        <w:t xml:space="preserve">the </w:t>
      </w:r>
      <w:r w:rsidR="00F04F49" w:rsidRPr="008F4CD5">
        <w:rPr>
          <w:rFonts w:cstheme="minorHAnsi"/>
          <w:noProof/>
        </w:rPr>
        <w:t xml:space="preserve">AVADECAF tool are numerous, including opportunities to evaluate existing passive acoustic monitoring programs. </w:t>
      </w:r>
      <w:r w:rsidR="00BF6864" w:rsidRPr="008F4CD5">
        <w:rPr>
          <w:rFonts w:cstheme="minorHAnsi"/>
          <w:noProof/>
        </w:rPr>
        <w:t>Distance sampling based d</w:t>
      </w:r>
      <w:r w:rsidR="00A734E1" w:rsidRPr="008F4CD5">
        <w:rPr>
          <w:rFonts w:cstheme="minorHAnsi"/>
          <w:noProof/>
        </w:rPr>
        <w:t>ensity estimation</w:t>
      </w:r>
      <w:r w:rsidR="00BF6864" w:rsidRPr="008F4CD5">
        <w:rPr>
          <w:rFonts w:cstheme="minorHAnsi"/>
          <w:noProof/>
        </w:rPr>
        <w:t xml:space="preserve"> from</w:t>
      </w:r>
      <w:r w:rsidR="00A734E1" w:rsidRPr="008F4CD5">
        <w:rPr>
          <w:rFonts w:cstheme="minorHAnsi"/>
          <w:noProof/>
        </w:rPr>
        <w:t xml:space="preserve"> fixed </w:t>
      </w:r>
      <w:r w:rsidR="00BF6864" w:rsidRPr="008F4CD5">
        <w:rPr>
          <w:rFonts w:cstheme="minorHAnsi"/>
          <w:noProof/>
        </w:rPr>
        <w:t xml:space="preserve">PAM </w:t>
      </w:r>
      <w:r w:rsidR="00A734E1" w:rsidRPr="008F4CD5">
        <w:rPr>
          <w:rFonts w:cstheme="minorHAnsi"/>
          <w:noProof/>
        </w:rPr>
        <w:t>has been minimally explored for marine mammals,</w:t>
      </w:r>
      <w:r w:rsidR="00BF6864" w:rsidRPr="008F4CD5">
        <w:rPr>
          <w:rFonts w:cstheme="minorHAnsi"/>
          <w:noProof/>
        </w:rPr>
        <w:t xml:space="preserve"> however</w:t>
      </w:r>
      <w:r w:rsidR="00A734E1" w:rsidRPr="008F4CD5">
        <w:rPr>
          <w:rFonts w:cstheme="minorHAnsi"/>
          <w:noProof/>
        </w:rPr>
        <w:t xml:space="preserve"> these methods have been applied to North Pacific right whales</w:t>
      </w:r>
      <w:r w:rsidR="00F120E5">
        <w:rPr>
          <w:rFonts w:cstheme="minorHAnsi"/>
          <w:noProof/>
        </w:rPr>
        <w:t xml:space="preserve">, fin whales, and bowhead </w:t>
      </w:r>
      <w:r w:rsidR="00F120E5" w:rsidRPr="00EB5CC7">
        <w:rPr>
          <w:rFonts w:cstheme="minorHAnsi"/>
          <w:noProof/>
        </w:rPr>
        <w:t>whales</w:t>
      </w:r>
      <w:r w:rsidR="00EB5CC7">
        <w:rPr>
          <w:rFonts w:cstheme="minorHAnsi"/>
          <w:noProof/>
        </w:rPr>
        <w:t xml:space="preserve"> </w:t>
      </w:r>
      <w:r w:rsidR="00EB5CC7" w:rsidRPr="00EB5CC7">
        <w:rPr>
          <w:rFonts w:cstheme="minorHAnsi"/>
          <w:noProof/>
        </w:rPr>
        <w:fldChar w:fldCharType="begin">
          <w:fldData xml:space="preserve">PEVuZE5vdGU+PENpdGU+PEF1dGhvcj5IYXJyaXM8L0F1dGhvcj48WWVhcj4yMDEzPC9ZZWFyPjxS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==
</w:fldData>
        </w:fldChar>
      </w:r>
      <w:r w:rsidR="00EB5CC7">
        <w:rPr>
          <w:rFonts w:cstheme="minorHAnsi"/>
          <w:noProof/>
        </w:rPr>
        <w:instrText xml:space="preserve"> ADDIN EN.CITE </w:instrText>
      </w:r>
      <w:r w:rsidR="00EB5CC7">
        <w:rPr>
          <w:rFonts w:cstheme="minorHAnsi"/>
          <w:noProof/>
        </w:rPr>
        <w:fldChar w:fldCharType="begin">
          <w:fldData xml:space="preserve">PEVuZE5vdGU+PENpdGU+PEF1dGhvcj5IYXJyaXM8L0F1dGhvcj48WWVhcj4yMDEzPC9ZZWFyPjxS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==
</w:fldData>
        </w:fldChar>
      </w:r>
      <w:r w:rsidR="00EB5CC7">
        <w:rPr>
          <w:rFonts w:cstheme="minorHAnsi"/>
          <w:noProof/>
        </w:rPr>
        <w:instrText xml:space="preserve"> ADDIN EN.CITE.DATA </w:instrText>
      </w:r>
      <w:r w:rsidR="00EB5CC7">
        <w:rPr>
          <w:rFonts w:cstheme="minorHAnsi"/>
          <w:noProof/>
        </w:rPr>
      </w:r>
      <w:r w:rsidR="00EB5CC7">
        <w:rPr>
          <w:rFonts w:cstheme="minorHAnsi"/>
          <w:noProof/>
        </w:rPr>
        <w:fldChar w:fldCharType="end"/>
      </w:r>
      <w:r w:rsidR="00EB5CC7" w:rsidRPr="00EB5CC7">
        <w:rPr>
          <w:rFonts w:cstheme="minorHAnsi"/>
          <w:noProof/>
        </w:rPr>
      </w:r>
      <w:r w:rsidR="00EB5CC7" w:rsidRPr="00EB5CC7">
        <w:rPr>
          <w:rFonts w:cstheme="minorHAnsi"/>
          <w:noProof/>
        </w:rPr>
        <w:fldChar w:fldCharType="separate"/>
      </w:r>
      <w:r w:rsidR="00EB5CC7">
        <w:rPr>
          <w:rFonts w:cstheme="minorHAnsi"/>
          <w:noProof/>
        </w:rPr>
        <w:t>(Marques et al., 2011; Harris et al., 2013; Oedekoven et al., 2022)</w:t>
      </w:r>
      <w:r w:rsidR="00EB5CC7" w:rsidRPr="00EB5CC7">
        <w:rPr>
          <w:rFonts w:cstheme="minorHAnsi"/>
          <w:noProof/>
        </w:rPr>
        <w:fldChar w:fldCharType="end"/>
      </w:r>
      <w:r w:rsidR="00EB5CC7" w:rsidRPr="00EB5CC7">
        <w:rPr>
          <w:rFonts w:cstheme="minorHAnsi"/>
          <w:noProof/>
        </w:rPr>
        <w:t>.</w:t>
      </w:r>
      <w:r w:rsidR="00EB5CC7">
        <w:rPr>
          <w:rFonts w:cstheme="minorHAnsi"/>
          <w:noProof/>
        </w:rPr>
        <w:t xml:space="preserve"> </w:t>
      </w:r>
      <w:commentRangeStart w:id="163"/>
      <w:commentRangeStart w:id="164"/>
      <w:r w:rsidR="00F04F49" w:rsidRPr="008F4CD5">
        <w:rPr>
          <w:rFonts w:cstheme="minorHAnsi"/>
          <w:noProof/>
        </w:rPr>
        <w:t>Navy training ranges represent regions where cetacean density estimation</w:t>
      </w:r>
      <w:r w:rsidR="00C70BAA">
        <w:rPr>
          <w:rFonts w:cstheme="minorHAnsi"/>
          <w:noProof/>
        </w:rPr>
        <w:t xml:space="preserve"> using PAM</w:t>
      </w:r>
      <w:r w:rsidR="00F04F49" w:rsidRPr="008F4CD5">
        <w:rPr>
          <w:rFonts w:cstheme="minorHAnsi"/>
          <w:noProof/>
        </w:rPr>
        <w:t xml:space="preserve"> is </w:t>
      </w:r>
      <w:r w:rsidR="00A734E1" w:rsidRPr="008F4CD5">
        <w:rPr>
          <w:rFonts w:cstheme="minorHAnsi"/>
          <w:noProof/>
        </w:rPr>
        <w:t>possible</w:t>
      </w:r>
      <w:r w:rsidR="007315A6" w:rsidRPr="008F4CD5">
        <w:rPr>
          <w:rFonts w:cstheme="minorHAnsi"/>
          <w:noProof/>
        </w:rPr>
        <w:t xml:space="preserve"> using their cabled bottom</w:t>
      </w:r>
      <w:r w:rsidR="00CB6510">
        <w:rPr>
          <w:rFonts w:cstheme="minorHAnsi"/>
          <w:noProof/>
        </w:rPr>
        <w:t>-</w:t>
      </w:r>
      <w:r w:rsidR="007315A6" w:rsidRPr="008F4CD5">
        <w:rPr>
          <w:rFonts w:cstheme="minorHAnsi"/>
          <w:noProof/>
        </w:rPr>
        <w:t xml:space="preserve">mounted hydrophones. </w:t>
      </w:r>
      <w:r w:rsidR="003F5B98">
        <w:rPr>
          <w:rFonts w:cstheme="minorHAnsi"/>
          <w:noProof/>
        </w:rPr>
        <w:t>In other locations, d</w:t>
      </w:r>
      <w:r w:rsidR="007315A6" w:rsidRPr="008F4CD5">
        <w:rPr>
          <w:rFonts w:cstheme="minorHAnsi"/>
          <w:noProof/>
        </w:rPr>
        <w:t>eveloping an array for the purpose of cetacean density estimation is also possible, however Booth et al</w:t>
      </w:r>
      <w:r w:rsidR="00FF5518">
        <w:rPr>
          <w:rFonts w:cstheme="minorHAnsi"/>
          <w:noProof/>
        </w:rPr>
        <w:t>.</w:t>
      </w:r>
      <w:r w:rsidR="007315A6" w:rsidRPr="008F4CD5">
        <w:rPr>
          <w:rFonts w:cstheme="minorHAnsi"/>
          <w:noProof/>
        </w:rPr>
        <w:t xml:space="preserve"> </w:t>
      </w:r>
      <w:r w:rsidR="005C0AD9">
        <w:rPr>
          <w:rFonts w:cstheme="minorHAnsi"/>
          <w:noProof/>
        </w:rPr>
        <w:t>(</w:t>
      </w:r>
      <w:r w:rsidR="007315A6" w:rsidRPr="008F4CD5">
        <w:rPr>
          <w:rFonts w:cstheme="minorHAnsi"/>
          <w:noProof/>
        </w:rPr>
        <w:t>2017</w:t>
      </w:r>
      <w:r w:rsidR="005C0AD9">
        <w:rPr>
          <w:rFonts w:cstheme="minorHAnsi"/>
          <w:noProof/>
        </w:rPr>
        <w:t>)</w:t>
      </w:r>
      <w:r w:rsidR="007315A6" w:rsidRPr="008F4CD5">
        <w:rPr>
          <w:rFonts w:cstheme="minorHAnsi"/>
          <w:noProof/>
        </w:rPr>
        <w:t xml:space="preserve"> suggest that deploying a smal</w:t>
      </w:r>
      <w:r w:rsidR="00593119" w:rsidRPr="008F4CD5">
        <w:rPr>
          <w:rFonts w:cstheme="minorHAnsi"/>
          <w:noProof/>
        </w:rPr>
        <w:t>l</w:t>
      </w:r>
      <w:r w:rsidR="00CB6510">
        <w:rPr>
          <w:rFonts w:cstheme="minorHAnsi"/>
          <w:noProof/>
        </w:rPr>
        <w:t>-</w:t>
      </w:r>
      <w:r w:rsidR="007315A6" w:rsidRPr="008F4CD5">
        <w:rPr>
          <w:rFonts w:cstheme="minorHAnsi"/>
          <w:noProof/>
        </w:rPr>
        <w:t>scale acoustic array as a trial would facilitate a better understanding of the required dimensions for detection and localisation for a range of species</w:t>
      </w:r>
      <w:r w:rsidR="005F4FF5" w:rsidRPr="008F4CD5">
        <w:rPr>
          <w:rFonts w:cstheme="minorHAnsi"/>
          <w:noProof/>
        </w:rPr>
        <w:t>. The</w:t>
      </w:r>
      <w:r w:rsidR="007315A6" w:rsidRPr="008F4CD5">
        <w:rPr>
          <w:rFonts w:cstheme="minorHAnsi"/>
          <w:noProof/>
        </w:rPr>
        <w:t xml:space="preserve"> results of</w:t>
      </w:r>
      <w:r w:rsidR="005F4FF5" w:rsidRPr="008F4CD5">
        <w:rPr>
          <w:rFonts w:cstheme="minorHAnsi"/>
          <w:noProof/>
        </w:rPr>
        <w:t xml:space="preserve"> a carefully designed trial</w:t>
      </w:r>
      <w:r w:rsidR="007315A6" w:rsidRPr="008F4CD5">
        <w:rPr>
          <w:rFonts w:cstheme="minorHAnsi"/>
          <w:noProof/>
        </w:rPr>
        <w:t xml:space="preserve"> could directly contribute to the planning of acoustic arrays for the purpose of density estimation in the future</w:t>
      </w:r>
      <w:commentRangeEnd w:id="163"/>
      <w:r w:rsidR="00CB6510">
        <w:rPr>
          <w:rStyle w:val="CommentReference"/>
          <w:rFonts w:ascii="Arial" w:hAnsi="Arial"/>
        </w:rPr>
        <w:commentReference w:id="163"/>
      </w:r>
      <w:commentRangeEnd w:id="164"/>
      <w:r w:rsidR="003F5B98">
        <w:rPr>
          <w:rStyle w:val="CommentReference"/>
          <w:rFonts w:ascii="Arial" w:hAnsi="Arial"/>
        </w:rPr>
        <w:commentReference w:id="164"/>
      </w:r>
      <w:r w:rsidR="007315A6" w:rsidRPr="008F4CD5">
        <w:rPr>
          <w:rFonts w:cstheme="minorHAnsi"/>
          <w:noProof/>
        </w:rPr>
        <w:t xml:space="preserve">. </w:t>
      </w:r>
    </w:p>
    <w:p w14:paraId="5D778CD0" w14:textId="5CF2ACB7" w:rsidR="009F4628" w:rsidRPr="008F4CD5" w:rsidRDefault="009F4628" w:rsidP="003540EC">
      <w:pPr>
        <w:jc w:val="both"/>
        <w:rPr>
          <w:rFonts w:cstheme="minorHAnsi"/>
          <w:noProof/>
        </w:rPr>
      </w:pPr>
      <w:r w:rsidRPr="008F4CD5">
        <w:rPr>
          <w:rFonts w:cstheme="minorHAnsi"/>
        </w:rPr>
        <w:lastRenderedPageBreak/>
        <w:t xml:space="preserve">The U.S </w:t>
      </w:r>
      <w:r w:rsidR="00CB6510">
        <w:rPr>
          <w:rFonts w:cstheme="minorHAnsi"/>
        </w:rPr>
        <w:t>N</w:t>
      </w:r>
      <w:r w:rsidR="00CB6510" w:rsidRPr="008F4CD5">
        <w:rPr>
          <w:rFonts w:cstheme="minorHAnsi"/>
        </w:rPr>
        <w:t xml:space="preserve">avy </w:t>
      </w:r>
      <w:r w:rsidRPr="008F4CD5">
        <w:rPr>
          <w:rFonts w:cstheme="minorHAnsi"/>
        </w:rPr>
        <w:t xml:space="preserve">has already invested heavily in PAM to evaluate the impacts of sonar on marine mammals at </w:t>
      </w:r>
      <w:r w:rsidR="00C70BAA">
        <w:rPr>
          <w:rFonts w:cstheme="minorHAnsi"/>
        </w:rPr>
        <w:t>both the</w:t>
      </w:r>
      <w:r w:rsidR="00C70BAA" w:rsidRPr="008F4CD5">
        <w:rPr>
          <w:rFonts w:cstheme="minorHAnsi"/>
        </w:rPr>
        <w:t xml:space="preserve"> </w:t>
      </w:r>
      <w:r w:rsidRPr="008F4CD5">
        <w:rPr>
          <w:rFonts w:cstheme="minorHAnsi"/>
        </w:rPr>
        <w:t xml:space="preserve">individual and </w:t>
      </w:r>
      <w:r w:rsidR="00C70BAA">
        <w:rPr>
          <w:rFonts w:cstheme="minorHAnsi"/>
        </w:rPr>
        <w:t xml:space="preserve">the </w:t>
      </w:r>
      <w:r w:rsidRPr="008F4CD5">
        <w:rPr>
          <w:rFonts w:cstheme="minorHAnsi"/>
        </w:rPr>
        <w:t>population level. As the current literature demonstrates low power to detect declines from marine mammal</w:t>
      </w:r>
      <w:r w:rsidR="00047920">
        <w:rPr>
          <w:rFonts w:cstheme="minorHAnsi"/>
        </w:rPr>
        <w:t xml:space="preserve"> visual</w:t>
      </w:r>
      <w:r w:rsidRPr="008F4CD5">
        <w:rPr>
          <w:rFonts w:cstheme="minorHAnsi"/>
        </w:rPr>
        <w:t xml:space="preserve"> surveys,</w:t>
      </w:r>
      <w:r w:rsidR="00047920">
        <w:rPr>
          <w:rFonts w:cstheme="minorHAnsi"/>
        </w:rPr>
        <w:t xml:space="preserve"> statistical power of PAM surveys should also be evaluated </w:t>
      </w:r>
      <w:r w:rsidRPr="008F4CD5">
        <w:rPr>
          <w:rFonts w:cstheme="minorHAnsi"/>
        </w:rPr>
        <w:t xml:space="preserve">to better understand the underlying trends that may be missed. Evaluating statistical power </w:t>
      </w:r>
      <w:r w:rsidR="00C70BAA">
        <w:rPr>
          <w:rFonts w:cstheme="minorHAnsi"/>
        </w:rPr>
        <w:t xml:space="preserve">should be </w:t>
      </w:r>
      <w:r w:rsidR="00274724">
        <w:rPr>
          <w:rFonts w:cstheme="minorHAnsi"/>
        </w:rPr>
        <w:t xml:space="preserve">component of designing a monitoring program, facilitating the detection of less dramatic declines and allowing for earlier management of </w:t>
      </w:r>
      <w:r w:rsidRPr="008F4CD5">
        <w:rPr>
          <w:rFonts w:cstheme="minorHAnsi"/>
        </w:rPr>
        <w:t xml:space="preserve">struggling populations. </w:t>
      </w:r>
      <w:commentRangeStart w:id="165"/>
      <w:r w:rsidRPr="008F4CD5">
        <w:rPr>
          <w:rFonts w:cstheme="minorHAnsi"/>
        </w:rPr>
        <w:t xml:space="preserve">While a single data source monitoring method </w:t>
      </w:r>
      <w:commentRangeEnd w:id="165"/>
      <w:r w:rsidR="00CB6510">
        <w:rPr>
          <w:rStyle w:val="CommentReference"/>
          <w:rFonts w:ascii="Arial" w:hAnsi="Arial"/>
        </w:rPr>
        <w:commentReference w:id="165"/>
      </w:r>
      <w:r w:rsidRPr="008F4CD5">
        <w:rPr>
          <w:rFonts w:cstheme="minorHAnsi"/>
        </w:rPr>
        <w:t xml:space="preserve">may not provide sufficient power to detect a moderate decline, initial power analysis </w:t>
      </w:r>
      <w:r w:rsidR="00C70BAA" w:rsidRPr="008F4CD5">
        <w:rPr>
          <w:rFonts w:cstheme="minorHAnsi"/>
        </w:rPr>
        <w:t>offers</w:t>
      </w:r>
      <w:r w:rsidRPr="008F4CD5">
        <w:rPr>
          <w:rFonts w:cstheme="minorHAnsi"/>
        </w:rPr>
        <w:t xml:space="preserve"> a baseline value of statistical power that can be improved upon. </w:t>
      </w:r>
      <w:commentRangeStart w:id="166"/>
      <w:commentRangeStart w:id="167"/>
      <w:r w:rsidR="001069E9" w:rsidRPr="008F4CD5">
        <w:rPr>
          <w:rFonts w:cstheme="minorHAnsi"/>
          <w:noProof/>
        </w:rPr>
        <w:t>E</w:t>
      </w:r>
      <w:r w:rsidR="00F81529" w:rsidRPr="008F4CD5">
        <w:rPr>
          <w:rFonts w:cstheme="minorHAnsi"/>
          <w:noProof/>
        </w:rPr>
        <w:t>fforts to integrate multiple data streams have sucessfully demonstrated the</w:t>
      </w:r>
      <w:r w:rsidR="00B04E5C" w:rsidRPr="008F4CD5">
        <w:rPr>
          <w:rFonts w:cstheme="minorHAnsi"/>
          <w:noProof/>
        </w:rPr>
        <w:t>ir</w:t>
      </w:r>
      <w:r w:rsidR="00C70BAA">
        <w:rPr>
          <w:rFonts w:cstheme="minorHAnsi"/>
          <w:noProof/>
        </w:rPr>
        <w:t xml:space="preserve"> </w:t>
      </w:r>
      <w:r w:rsidR="00230B32">
        <w:rPr>
          <w:rFonts w:cstheme="minorHAnsi"/>
          <w:noProof/>
        </w:rPr>
        <w:t xml:space="preserve">capacity to </w:t>
      </w:r>
      <w:r w:rsidR="00F81529" w:rsidRPr="008F4CD5">
        <w:rPr>
          <w:rFonts w:cstheme="minorHAnsi"/>
          <w:noProof/>
        </w:rPr>
        <w:t>reduc</w:t>
      </w:r>
      <w:r w:rsidR="00230B32">
        <w:rPr>
          <w:rFonts w:cstheme="minorHAnsi"/>
          <w:noProof/>
        </w:rPr>
        <w:t>e</w:t>
      </w:r>
      <w:r w:rsidR="00F81529" w:rsidRPr="008F4CD5">
        <w:rPr>
          <w:rFonts w:cstheme="minorHAnsi"/>
          <w:noProof/>
        </w:rPr>
        <w:t xml:space="preserve"> uncertainty in population estimates and </w:t>
      </w:r>
      <w:r w:rsidR="00B04E5C" w:rsidRPr="008F4CD5">
        <w:rPr>
          <w:rFonts w:cstheme="minorHAnsi"/>
          <w:noProof/>
        </w:rPr>
        <w:t>improv</w:t>
      </w:r>
      <w:r w:rsidR="00230B32">
        <w:rPr>
          <w:rFonts w:cstheme="minorHAnsi"/>
          <w:noProof/>
        </w:rPr>
        <w:t>e the</w:t>
      </w:r>
      <w:r w:rsidR="00B04E5C" w:rsidRPr="008F4CD5">
        <w:rPr>
          <w:rFonts w:cstheme="minorHAnsi"/>
          <w:noProof/>
        </w:rPr>
        <w:t xml:space="preserve"> </w:t>
      </w:r>
      <w:r w:rsidR="00F81529" w:rsidRPr="008F4CD5">
        <w:rPr>
          <w:rFonts w:cstheme="minorHAnsi"/>
          <w:noProof/>
        </w:rPr>
        <w:t>power to detect population level changes.</w:t>
      </w:r>
      <w:r w:rsidR="00FF5518">
        <w:rPr>
          <w:rFonts w:cstheme="minorHAnsi"/>
          <w:noProof/>
        </w:rPr>
        <w:t xml:space="preserve"> </w:t>
      </w:r>
      <w:r w:rsidR="00FF5518">
        <w:rPr>
          <w:rFonts w:cstheme="minorHAnsi"/>
          <w:noProof/>
        </w:rPr>
        <w:fldChar w:fldCharType="begin"/>
      </w:r>
      <w:r w:rsidR="00FF5518">
        <w:rPr>
          <w:rFonts w:cstheme="minorHAnsi"/>
          <w:noProof/>
        </w:rPr>
        <w:instrText xml:space="preserve"> ADDIN EN.CITE &lt;EndNote&gt;&lt;Cite AuthorYear="1"&gt;&lt;Author&gt;Jacobson&lt;/Author&gt;&lt;Year&gt;2020&lt;/Year&gt;&lt;RecNum&gt;5756&lt;/RecNum&gt;&lt;DisplayText&gt;Jacobson et al. (2020)&lt;/DisplayText&gt;&lt;record&gt;&lt;rec-number&gt;5756&lt;/rec-number&gt;&lt;foreign-keys&gt;&lt;key app="EN" db-id="5xxdr0p9tdsarte0w5gvf0xxvr9a0pa2255s" timestamp="1617139746" guid="81f2c387-e9e8-4c2a-a565-3212730aca8d"&gt;5756&lt;/key&gt;&lt;/foreign-keys&gt;&lt;ref-type name="Journal Article"&gt;17&lt;/ref-type&gt;&lt;contributors&gt;&lt;authors&gt;&lt;author&gt;Jacobson, Eiren K&lt;/author&gt;&lt;author&gt;Boyd, Charlotte&lt;/author&gt;&lt;author&gt;McGuire, Tamara L&lt;/author&gt;&lt;author&gt;Shelden, Kim EW&lt;/author&gt;&lt;author&gt;Himes Boor, Gina K&lt;/author&gt;&lt;author&gt;Punt, André E&lt;/author&gt;&lt;/authors&gt;&lt;/contributors&gt;&lt;titles&gt;&lt;title&gt;Assessing cetacean populations using integrated population models: an example with Cook Inlet beluga whales&lt;/title&gt;&lt;secondary-title&gt;Ecological Applications&lt;/secondary-title&gt;&lt;/titles&gt;&lt;periodical&gt;&lt;full-title&gt;Ecological Applications&lt;/full-title&gt;&lt;/periodical&gt;&lt;pages&gt;e02114&lt;/pages&gt;&lt;dates&gt;&lt;year&gt;2020&lt;/year&gt;&lt;/dates&gt;&lt;isbn&gt;1051-0761&lt;/isbn&gt;&lt;urls&gt;&lt;/urls&gt;&lt;/record&gt;&lt;/Cite&gt;&lt;/EndNote&gt;</w:instrText>
      </w:r>
      <w:r w:rsidR="00FF5518">
        <w:rPr>
          <w:rFonts w:cstheme="minorHAnsi"/>
          <w:noProof/>
        </w:rPr>
        <w:fldChar w:fldCharType="separate"/>
      </w:r>
      <w:r w:rsidR="00FF5518">
        <w:rPr>
          <w:rFonts w:cstheme="minorHAnsi"/>
          <w:noProof/>
        </w:rPr>
        <w:t>Jacobson et al. (2020)</w:t>
      </w:r>
      <w:r w:rsidR="00FF5518">
        <w:rPr>
          <w:rFonts w:cstheme="minorHAnsi"/>
          <w:noProof/>
        </w:rPr>
        <w:fldChar w:fldCharType="end"/>
      </w:r>
      <w:r w:rsidR="00F81529" w:rsidRPr="008F4CD5">
        <w:rPr>
          <w:rFonts w:cstheme="minorHAnsi"/>
          <w:noProof/>
        </w:rPr>
        <w:t xml:space="preserve"> determined that by combining multiple data sources, they were able to calculate biologically plausible estimates of population trends for cook inlet beluga whales, where this had previously no</w:t>
      </w:r>
      <w:r w:rsidR="001172EE">
        <w:rPr>
          <w:rFonts w:cstheme="minorHAnsi"/>
          <w:noProof/>
        </w:rPr>
        <w:t>t</w:t>
      </w:r>
      <w:r w:rsidR="00F81529" w:rsidRPr="008F4CD5">
        <w:rPr>
          <w:rFonts w:cstheme="minorHAnsi"/>
          <w:noProof/>
        </w:rPr>
        <w:t xml:space="preserve"> been possible. </w:t>
      </w:r>
      <w:commentRangeStart w:id="168"/>
      <w:commentRangeStart w:id="169"/>
      <w:r w:rsidR="00FF5518">
        <w:rPr>
          <w:rFonts w:cstheme="minorHAnsi"/>
          <w:noProof/>
        </w:rPr>
        <w:fldChar w:fldCharType="begin"/>
      </w:r>
      <w:r w:rsidR="00FF5518">
        <w:rPr>
          <w:rFonts w:cstheme="minorHAnsi"/>
          <w:noProof/>
        </w:rPr>
        <w:instrText xml:space="preserve"> ADDIN EN.CITE &lt;EndNote&gt;&lt;Cite AuthorYear="1"&gt;&lt;Author&gt;Boyd&lt;/Author&gt;&lt;Year&gt;2021&lt;/Year&gt;&lt;RecNum&gt;7457&lt;/RecNum&gt;&lt;DisplayText&gt;Boyd and Punt (2021)&lt;/DisplayText&gt;&lt;record&gt;&lt;rec-number&gt;7457&lt;/rec-number&gt;&lt;foreign-keys&gt;&lt;key app="EN" db-id="5xxdr0p9tdsarte0w5gvf0xxvr9a0pa2255s" timestamp="1633348579" guid="8b6acf61-017f-4749-bf0d-115621c19f2e"&gt;7457&lt;/key&gt;&lt;/foreign-keys&gt;&lt;ref-type name="Journal Article"&gt;17&lt;/ref-type&gt;&lt;contributors&gt;&lt;authors&gt;&lt;author&gt;Boyd, Charlotte&lt;/author&gt;&lt;author&gt;Punt, André E&lt;/author&gt;&lt;/authors&gt;&lt;/contributors&gt;&lt;titles&gt;&lt;title&gt;Shifting trends: Detecting changes in cetacean population dynamics in shifting habitat&lt;/title&gt;&lt;secondary-title&gt;PloS one&lt;/secondary-title&gt;&lt;/titles&gt;&lt;periodical&gt;&lt;full-title&gt;PLoS ONE&lt;/full-title&gt;&lt;/periodical&gt;&lt;pages&gt;e0251522&lt;/pages&gt;&lt;volume&gt;16&lt;/volume&gt;&lt;number&gt;5&lt;/number&gt;&lt;dates&gt;&lt;year&gt;2021&lt;/year&gt;&lt;/dates&gt;&lt;isbn&gt;1932-6203&lt;/isbn&gt;&lt;urls&gt;&lt;/urls&gt;&lt;/record&gt;&lt;/Cite&gt;&lt;/EndNote&gt;</w:instrText>
      </w:r>
      <w:r w:rsidR="00FF5518">
        <w:rPr>
          <w:rFonts w:cstheme="minorHAnsi"/>
          <w:noProof/>
        </w:rPr>
        <w:fldChar w:fldCharType="separate"/>
      </w:r>
      <w:r w:rsidR="00FF5518">
        <w:rPr>
          <w:rFonts w:cstheme="minorHAnsi"/>
          <w:noProof/>
        </w:rPr>
        <w:t>Boyd and Punt (2021)</w:t>
      </w:r>
      <w:r w:rsidR="00FF5518">
        <w:rPr>
          <w:rFonts w:cstheme="minorHAnsi"/>
          <w:noProof/>
        </w:rPr>
        <w:fldChar w:fldCharType="end"/>
      </w:r>
      <w:r w:rsidR="00F81529" w:rsidRPr="008F4CD5">
        <w:rPr>
          <w:rFonts w:cstheme="minorHAnsi"/>
          <w:noProof/>
        </w:rPr>
        <w:t xml:space="preserve"> </w:t>
      </w:r>
      <w:r w:rsidR="002D4A17">
        <w:rPr>
          <w:rFonts w:cstheme="minorHAnsi"/>
          <w:noProof/>
        </w:rPr>
        <w:t xml:space="preserve">simulated data representative of a large whale population, and </w:t>
      </w:r>
      <w:r w:rsidR="00F81529" w:rsidRPr="008F4CD5">
        <w:rPr>
          <w:rFonts w:cstheme="minorHAnsi"/>
          <w:noProof/>
        </w:rPr>
        <w:t>demonstrate</w:t>
      </w:r>
      <w:r w:rsidR="002D4A17">
        <w:rPr>
          <w:rFonts w:cstheme="minorHAnsi"/>
          <w:noProof/>
        </w:rPr>
        <w:t>d</w:t>
      </w:r>
      <w:r w:rsidR="00F81529" w:rsidRPr="008F4CD5">
        <w:rPr>
          <w:rFonts w:cstheme="minorHAnsi"/>
          <w:noProof/>
        </w:rPr>
        <w:t xml:space="preserve"> that only </w:t>
      </w:r>
      <w:r w:rsidR="001172EE">
        <w:rPr>
          <w:rFonts w:cstheme="minorHAnsi"/>
          <w:noProof/>
        </w:rPr>
        <w:t>an</w:t>
      </w:r>
      <w:r w:rsidR="001172EE" w:rsidRPr="008F4CD5">
        <w:rPr>
          <w:rFonts w:cstheme="minorHAnsi"/>
          <w:noProof/>
        </w:rPr>
        <w:t xml:space="preserve"> </w:t>
      </w:r>
      <w:r w:rsidR="00F81529" w:rsidRPr="008F4CD5">
        <w:rPr>
          <w:rFonts w:cstheme="minorHAnsi"/>
          <w:noProof/>
        </w:rPr>
        <w:t xml:space="preserve">integrated population model (IPM) with the maximum combination of data sources </w:t>
      </w:r>
      <w:r w:rsidR="00B04E5C" w:rsidRPr="008F4CD5">
        <w:rPr>
          <w:rFonts w:cstheme="minorHAnsi"/>
          <w:noProof/>
        </w:rPr>
        <w:t xml:space="preserve">(including environmental and demographic data) </w:t>
      </w:r>
      <w:r w:rsidR="00F81529" w:rsidRPr="008F4CD5">
        <w:rPr>
          <w:rFonts w:cstheme="minorHAnsi"/>
          <w:noProof/>
        </w:rPr>
        <w:t>was capable of differentiating between a stable or heavily declining population</w:t>
      </w:r>
      <w:commentRangeEnd w:id="166"/>
      <w:r w:rsidR="00CB6510">
        <w:rPr>
          <w:rStyle w:val="CommentReference"/>
          <w:rFonts w:ascii="Arial" w:hAnsi="Arial"/>
        </w:rPr>
        <w:commentReference w:id="166"/>
      </w:r>
      <w:commentRangeEnd w:id="167"/>
      <w:r w:rsidR="004F6380">
        <w:rPr>
          <w:rStyle w:val="CommentReference"/>
          <w:rFonts w:ascii="Arial" w:hAnsi="Arial"/>
        </w:rPr>
        <w:commentReference w:id="167"/>
      </w:r>
      <w:r w:rsidR="00F81529" w:rsidRPr="008F4CD5">
        <w:rPr>
          <w:rFonts w:cstheme="minorHAnsi"/>
          <w:noProof/>
        </w:rPr>
        <w:t xml:space="preserve">. </w:t>
      </w:r>
      <w:commentRangeEnd w:id="168"/>
      <w:r w:rsidR="00024708">
        <w:rPr>
          <w:rStyle w:val="CommentReference"/>
          <w:rFonts w:ascii="Arial" w:hAnsi="Arial"/>
        </w:rPr>
        <w:commentReference w:id="168"/>
      </w:r>
      <w:commentRangeEnd w:id="169"/>
      <w:r w:rsidR="002D4A17">
        <w:rPr>
          <w:rStyle w:val="CommentReference"/>
          <w:rFonts w:ascii="Arial" w:hAnsi="Arial"/>
        </w:rPr>
        <w:commentReference w:id="169"/>
      </w:r>
      <w:r w:rsidR="00CB4123">
        <w:rPr>
          <w:rFonts w:cstheme="minorHAnsi"/>
          <w:noProof/>
        </w:rPr>
        <w:t xml:space="preserve">The AVADECAF software can provide an evaluation of statistical power for fixed passive acoustic monitoring, however if power remains low despite a range of monitoring scenarios, the next step could be to consider integrating data sources to improve monitoring power. </w:t>
      </w:r>
    </w:p>
    <w:p w14:paraId="136BEFDB" w14:textId="6D859932" w:rsidR="00211FB2" w:rsidRPr="00211FB2" w:rsidRDefault="006E00E3" w:rsidP="003540EC">
      <w:pPr>
        <w:pStyle w:val="Heading1"/>
        <w:jc w:val="both"/>
        <w:rPr>
          <w:rFonts w:asciiTheme="minorHAnsi" w:hAnsiTheme="minorHAnsi" w:cstheme="minorHAnsi"/>
        </w:rPr>
      </w:pPr>
      <w:bookmarkStart w:id="170" w:name="_Toc114650419"/>
      <w:r w:rsidRPr="00D50F31">
        <w:rPr>
          <w:rFonts w:asciiTheme="minorHAnsi" w:hAnsiTheme="minorHAnsi" w:cstheme="minorHAnsi"/>
        </w:rPr>
        <w:t xml:space="preserve">Conclusion </w:t>
      </w:r>
      <w:bookmarkEnd w:id="170"/>
    </w:p>
    <w:p w14:paraId="41858AE7" w14:textId="4F207E01" w:rsidR="003A1B16" w:rsidRPr="008F4CD5" w:rsidRDefault="00211FB2" w:rsidP="003540EC">
      <w:pPr>
        <w:jc w:val="both"/>
      </w:pPr>
      <w:r w:rsidRPr="008F4CD5">
        <w:t xml:space="preserve">The AVADECAF </w:t>
      </w:r>
      <w:r w:rsidR="00555E8F">
        <w:t xml:space="preserve">software </w:t>
      </w:r>
      <w:r w:rsidRPr="008F4CD5">
        <w:t xml:space="preserve">tool is freely available </w:t>
      </w:r>
      <w:hyperlink r:id="rId16" w:history="1">
        <w:r w:rsidRPr="00FA59E0">
          <w:rPr>
            <w:rStyle w:val="Hyperlink"/>
          </w:rPr>
          <w:t>online</w:t>
        </w:r>
      </w:hyperlink>
      <w:r w:rsidR="00C70BAA">
        <w:t xml:space="preserve"> </w:t>
      </w:r>
      <w:r w:rsidRPr="008F4CD5">
        <w:t xml:space="preserve">and provides an opportunity to investigate the statistical power of an acoustic monitoring program, where density estimation of </w:t>
      </w:r>
      <w:r w:rsidR="00C70BAA">
        <w:t>sound producing species like cetaceans</w:t>
      </w:r>
      <w:r w:rsidR="00C70BAA" w:rsidRPr="008F4CD5">
        <w:t xml:space="preserve"> </w:t>
      </w:r>
      <w:r w:rsidRPr="008F4CD5">
        <w:t xml:space="preserve">is the desired outcome. The </w:t>
      </w:r>
      <w:r w:rsidR="00555E8F">
        <w:t>software is</w:t>
      </w:r>
      <w:r w:rsidRPr="008F4CD5">
        <w:t xml:space="preserve"> customisable to tailor the simulation to a region of interest and simulate a population trend for a specific species. The original development of the tool included a parameter sensitivity analysis that demonstrated the importance of certainty around input parameters including cue </w:t>
      </w:r>
      <w:r w:rsidR="006619D0">
        <w:t xml:space="preserve">production </w:t>
      </w:r>
      <w:r w:rsidRPr="008F4CD5">
        <w:t xml:space="preserve">rate and false positive rate. This tool </w:t>
      </w:r>
      <w:r w:rsidR="007037AA">
        <w:t>is</w:t>
      </w:r>
      <w:r w:rsidRPr="008F4CD5">
        <w:t xml:space="preserve"> most applicable to species that are well-researched and supported with detailed information on vocalisations</w:t>
      </w:r>
      <w:commentRangeStart w:id="171"/>
      <w:commentRangeStart w:id="172"/>
      <w:r w:rsidRPr="008F4CD5">
        <w:t xml:space="preserve">, </w:t>
      </w:r>
      <w:commentRangeStart w:id="173"/>
      <w:commentRangeStart w:id="174"/>
      <w:r w:rsidRPr="008F4CD5">
        <w:t xml:space="preserve">notably this information should be </w:t>
      </w:r>
      <w:r w:rsidR="007037AA">
        <w:t>population specific</w:t>
      </w:r>
      <w:r w:rsidRPr="008F4CD5">
        <w:t xml:space="preserve"> where possible</w:t>
      </w:r>
      <w:commentRangeEnd w:id="173"/>
      <w:r w:rsidR="00E30BDE">
        <w:rPr>
          <w:rStyle w:val="CommentReference"/>
          <w:rFonts w:ascii="Arial" w:hAnsi="Arial"/>
        </w:rPr>
        <w:commentReference w:id="173"/>
      </w:r>
      <w:commentRangeEnd w:id="171"/>
      <w:commentRangeEnd w:id="174"/>
      <w:r w:rsidR="00366111">
        <w:rPr>
          <w:rStyle w:val="CommentReference"/>
          <w:rFonts w:ascii="Arial" w:hAnsi="Arial"/>
        </w:rPr>
        <w:commentReference w:id="174"/>
      </w:r>
      <w:r w:rsidR="00555E8F">
        <w:rPr>
          <w:rStyle w:val="CommentReference"/>
          <w:rFonts w:ascii="Arial" w:hAnsi="Arial"/>
        </w:rPr>
        <w:commentReference w:id="171"/>
      </w:r>
      <w:commentRangeEnd w:id="172"/>
      <w:r w:rsidR="007037AA">
        <w:rPr>
          <w:rStyle w:val="CommentReference"/>
          <w:rFonts w:ascii="Arial" w:hAnsi="Arial"/>
        </w:rPr>
        <w:commentReference w:id="172"/>
      </w:r>
      <w:r w:rsidRPr="008F4CD5">
        <w:t xml:space="preserve">. Current exploration of this tool </w:t>
      </w:r>
      <w:commentRangeStart w:id="175"/>
      <w:commentRangeStart w:id="176"/>
      <w:r w:rsidRPr="008F4CD5">
        <w:t>has been limited</w:t>
      </w:r>
      <w:r w:rsidR="00366111">
        <w:t>, possibly due to lack of awareness,</w:t>
      </w:r>
      <w:r w:rsidRPr="008F4CD5">
        <w:t xml:space="preserve"> </w:t>
      </w:r>
      <w:commentRangeEnd w:id="175"/>
      <w:r w:rsidR="00E30BDE">
        <w:rPr>
          <w:rStyle w:val="CommentReference"/>
          <w:rFonts w:ascii="Arial" w:hAnsi="Arial"/>
        </w:rPr>
        <w:commentReference w:id="175"/>
      </w:r>
      <w:commentRangeEnd w:id="176"/>
      <w:r w:rsidR="00366111">
        <w:rPr>
          <w:rStyle w:val="CommentReference"/>
          <w:rFonts w:ascii="Arial" w:hAnsi="Arial"/>
        </w:rPr>
        <w:commentReference w:id="176"/>
      </w:r>
      <w:r w:rsidRPr="008F4CD5">
        <w:t xml:space="preserve">but given the frequent use of </w:t>
      </w:r>
      <w:r w:rsidR="002B2B70" w:rsidRPr="008F4CD5">
        <w:t xml:space="preserve">fixed </w:t>
      </w:r>
      <w:r w:rsidRPr="008F4CD5">
        <w:t xml:space="preserve">PAM to monitor </w:t>
      </w:r>
      <w:r w:rsidR="002B2B70" w:rsidRPr="008F4CD5">
        <w:t>cetaceans</w:t>
      </w:r>
      <w:r w:rsidRPr="008F4CD5">
        <w:t xml:space="preserve"> there is scope to apply AVADECAF to a range of future research projects and species groups</w:t>
      </w:r>
      <w:r w:rsidR="00D11DC6" w:rsidRPr="008F4CD5">
        <w:t xml:space="preserve">. </w:t>
      </w:r>
    </w:p>
    <w:p w14:paraId="0B28555F" w14:textId="792F14BB" w:rsidR="008F4CD5" w:rsidRPr="008F4CD5" w:rsidRDefault="006E00E3" w:rsidP="003540EC">
      <w:pPr>
        <w:pStyle w:val="Heading1"/>
        <w:jc w:val="both"/>
        <w:rPr>
          <w:rFonts w:asciiTheme="minorHAnsi" w:hAnsiTheme="minorHAnsi" w:cstheme="minorHAnsi"/>
        </w:rPr>
      </w:pPr>
      <w:bookmarkStart w:id="177" w:name="_Toc114650420"/>
      <w:r w:rsidRPr="00D50F31">
        <w:rPr>
          <w:rFonts w:asciiTheme="minorHAnsi" w:hAnsiTheme="minorHAnsi" w:cstheme="minorHAnsi"/>
        </w:rPr>
        <w:t>Acknowledgements</w:t>
      </w:r>
      <w:bookmarkEnd w:id="177"/>
    </w:p>
    <w:p w14:paraId="3EC0C87C" w14:textId="03818F70" w:rsidR="000124E7" w:rsidRPr="00FF5518" w:rsidRDefault="006E00E3" w:rsidP="003540EC">
      <w:pPr>
        <w:jc w:val="both"/>
        <w:rPr>
          <w:rFonts w:cstheme="minorHAnsi"/>
        </w:rPr>
      </w:pPr>
      <w:r>
        <w:rPr>
          <w:rFonts w:cstheme="minorHAnsi"/>
          <w:noProof/>
        </w:rPr>
        <w:t>LMR, SMRU, IOGP</w:t>
      </w:r>
      <w:r w:rsidR="00E30BDE">
        <w:rPr>
          <w:rFonts w:cstheme="minorHAnsi"/>
          <w:noProof/>
        </w:rPr>
        <w:t xml:space="preserve">. </w:t>
      </w:r>
      <w:r w:rsidR="00E30BDE" w:rsidRPr="00E30BDE">
        <w:rPr>
          <w:rFonts w:cstheme="minorHAnsi"/>
          <w:noProof/>
        </w:rPr>
        <w:t>TAM thanks partial support by CEAUL (funded by FCT - Fundação para a Ciência e a Tecnologia, Portugal, through the project UIDB/00006/2020).</w:t>
      </w:r>
    </w:p>
    <w:p w14:paraId="6F43A788" w14:textId="73FAEE2A" w:rsidR="000124E7" w:rsidRPr="00FF5518" w:rsidRDefault="003379B8" w:rsidP="003379B8">
      <w:pPr>
        <w:pStyle w:val="Heading1"/>
        <w:rPr>
          <w:rFonts w:asciiTheme="minorHAnsi" w:hAnsiTheme="minorHAnsi" w:cstheme="minorHAnsi"/>
        </w:rPr>
      </w:pPr>
      <w:r w:rsidRPr="00FF5518">
        <w:rPr>
          <w:rFonts w:asciiTheme="minorHAnsi" w:hAnsiTheme="minorHAnsi" w:cstheme="minorHAnsi"/>
        </w:rPr>
        <w:t>References</w:t>
      </w:r>
    </w:p>
    <w:p w14:paraId="187428D5" w14:textId="77777777" w:rsidR="00EB5CC7" w:rsidRPr="00EB5CC7" w:rsidRDefault="000124E7" w:rsidP="00EB5CC7">
      <w:pPr>
        <w:pStyle w:val="EndNoteBibliography"/>
        <w:spacing w:after="0"/>
        <w:ind w:left="720" w:hanging="720"/>
      </w:pPr>
      <w:r w:rsidRPr="00FF5518">
        <w:rPr>
          <w:sz w:val="20"/>
        </w:rPr>
        <w:fldChar w:fldCharType="begin"/>
      </w:r>
      <w:r w:rsidRPr="00FF5518">
        <w:rPr>
          <w:sz w:val="20"/>
        </w:rPr>
        <w:instrText xml:space="preserve"> ADDIN EN.REFLIST </w:instrText>
      </w:r>
      <w:r w:rsidRPr="00FF5518">
        <w:rPr>
          <w:sz w:val="20"/>
        </w:rPr>
        <w:fldChar w:fldCharType="separate"/>
      </w:r>
      <w:r w:rsidR="00EB5CC7" w:rsidRPr="00EB5CC7">
        <w:t xml:space="preserve">Authier, M., A. Galatius, A. Gilles, and J. Spitz. 2020. Of power and despair in cetacean conservation: estimation and detection of trend in abundance with noisy and short time-series. PeerJ 8:e9436. </w:t>
      </w:r>
    </w:p>
    <w:p w14:paraId="2433DAD3" w14:textId="77777777" w:rsidR="00EB5CC7" w:rsidRPr="00EB5CC7" w:rsidRDefault="00EB5CC7" w:rsidP="00EB5CC7">
      <w:pPr>
        <w:pStyle w:val="EndNoteBibliography"/>
        <w:spacing w:after="0"/>
        <w:ind w:left="720" w:hanging="720"/>
      </w:pPr>
      <w:r w:rsidRPr="00EB5CC7">
        <w:t xml:space="preserve">Barlow, J., S. Fregosi, L. Thomas, D. Harris, and E. T. Griffiths. 2021. Acoustic detection range and population density of Cuvier's beaked whales estimated from near-surface hydrophones. The Journal of the Acoustical Society of America 149(1):111-125. </w:t>
      </w:r>
    </w:p>
    <w:p w14:paraId="77D1C3D0" w14:textId="77777777" w:rsidR="00EB5CC7" w:rsidRPr="00EB5CC7" w:rsidRDefault="00EB5CC7" w:rsidP="00EB5CC7">
      <w:pPr>
        <w:pStyle w:val="EndNoteBibliography"/>
        <w:spacing w:after="0"/>
        <w:ind w:left="720" w:hanging="720"/>
      </w:pPr>
      <w:r w:rsidRPr="00EB5CC7">
        <w:t xml:space="preserve">Bernaldo de Quirós, Y., A. Fernandez, R. Baird, R. Brownell Jr, N. Aguilar de Soto, D. Allen, M. Arbelo, M. Arregui, A. Costidis, and A. Fahlman. 2019. Advances in research on the impacts of anti-submarine sonar on beaked whales. Proceedings of the Royal Society B 286(1895):20182533. </w:t>
      </w:r>
    </w:p>
    <w:p w14:paraId="3B4C44DF" w14:textId="7F181E8D" w:rsidR="00EB5CC7" w:rsidRPr="00EB5CC7" w:rsidRDefault="00EB5CC7" w:rsidP="00EB5CC7">
      <w:pPr>
        <w:pStyle w:val="EndNoteBibliography"/>
        <w:spacing w:after="0"/>
        <w:ind w:left="720" w:hanging="720"/>
      </w:pPr>
      <w:r w:rsidRPr="00EB5CC7">
        <w:t xml:space="preserve">Blackwell, S. B., A. M. Thode, A. S. Conrad, M. C. Ferguson, C. L. Berchok, K. M. Stafford, T. A. Marques, and K. H. Kim. 2021. Estimating acoustic cue rates in bowhead whales, Balaena mysticetus, during their fall migration through the Alaskan Beaufort Sea. The </w:t>
      </w:r>
      <w:r w:rsidRPr="00EB5CC7">
        <w:lastRenderedPageBreak/>
        <w:t xml:space="preserve">Journal of the Acoustical Society of America 149(5):3611-3625. doi: </w:t>
      </w:r>
      <w:hyperlink r:id="rId17" w:history="1">
        <w:r w:rsidRPr="00EB5CC7">
          <w:rPr>
            <w:rStyle w:val="Hyperlink"/>
          </w:rPr>
          <w:t>https://doi.org/10.1121/10.0005043</w:t>
        </w:r>
      </w:hyperlink>
    </w:p>
    <w:p w14:paraId="641165A6" w14:textId="77777777" w:rsidR="00EB5CC7" w:rsidRPr="00EB5CC7" w:rsidRDefault="00EB5CC7" w:rsidP="00EB5CC7">
      <w:pPr>
        <w:pStyle w:val="EndNoteBibliography"/>
        <w:spacing w:after="0"/>
        <w:ind w:left="720" w:hanging="720"/>
      </w:pPr>
      <w:r w:rsidRPr="00EB5CC7">
        <w:t>Booth, C. G., C. S. Oedekoven, D. Gillespie, J. Macaulay, R. Plunkett, R. Joy, D. Harris, J. Wood, T. A. Marques, L. Marshall, U. K. Verfuss, P. Tyack, M. Johnson, and L. Thomas. 2017. Assessing the Viability of Density Estimation for Cetaceans from Passive Acoustic Fixed Sensors throughout the Life Cycle of an Offshore E&amp;P Field Development, SMRU Consulting.</w:t>
      </w:r>
    </w:p>
    <w:p w14:paraId="7881AC59" w14:textId="77777777" w:rsidR="00EB5CC7" w:rsidRPr="00EB5CC7" w:rsidRDefault="00EB5CC7" w:rsidP="00EB5CC7">
      <w:pPr>
        <w:pStyle w:val="EndNoteBibliography"/>
        <w:spacing w:after="0"/>
        <w:ind w:left="720" w:hanging="720"/>
      </w:pPr>
      <w:r w:rsidRPr="00EB5CC7">
        <w:t xml:space="preserve">Borchers, D. 2012. A non-technical overview of spatially explicit capture–recapture models. Journal of Ornithology 152(2):435-444. </w:t>
      </w:r>
    </w:p>
    <w:p w14:paraId="12A72229" w14:textId="77777777" w:rsidR="00EB5CC7" w:rsidRPr="00EB5CC7" w:rsidRDefault="00EB5CC7" w:rsidP="00EB5CC7">
      <w:pPr>
        <w:pStyle w:val="EndNoteBibliography"/>
        <w:spacing w:after="0"/>
        <w:ind w:left="720" w:hanging="720"/>
      </w:pPr>
      <w:r w:rsidRPr="00EB5CC7">
        <w:t xml:space="preserve">Borchers, D., B. Stevenson, D. Kidney, L. Thomas, and T. Marques. 2015. A unifying model for capture–recapture and distance sampling surveys of wildlife populations. Journal of the American Statistical Association 110(509):195-204. </w:t>
      </w:r>
    </w:p>
    <w:p w14:paraId="23BBFF2B" w14:textId="77777777" w:rsidR="00EB5CC7" w:rsidRPr="00EB5CC7" w:rsidRDefault="00EB5CC7" w:rsidP="00EB5CC7">
      <w:pPr>
        <w:pStyle w:val="EndNoteBibliography"/>
        <w:spacing w:after="0"/>
        <w:ind w:left="720" w:hanging="720"/>
      </w:pPr>
      <w:r w:rsidRPr="00EB5CC7">
        <w:t>Borchers, D. L., S. T. Buckland, and W. Zucchini. 2002. Estimating animal abundance: closed populations. Springer Science &amp; Business Media.</w:t>
      </w:r>
    </w:p>
    <w:p w14:paraId="2AEA397B" w14:textId="77777777" w:rsidR="00EB5CC7" w:rsidRPr="00EB5CC7" w:rsidRDefault="00EB5CC7" w:rsidP="00EB5CC7">
      <w:pPr>
        <w:pStyle w:val="EndNoteBibliography"/>
        <w:spacing w:after="0"/>
        <w:ind w:left="720" w:hanging="720"/>
      </w:pPr>
      <w:r w:rsidRPr="00EB5CC7">
        <w:t xml:space="preserve">Boyd, C., and A. E. Punt. 2021. Shifting trends: Detecting changes in cetacean population dynamics in shifting habitat. PloS one 16(5):e0251522. </w:t>
      </w:r>
    </w:p>
    <w:p w14:paraId="0CD7C6D6" w14:textId="77777777" w:rsidR="00EB5CC7" w:rsidRPr="00EB5CC7" w:rsidRDefault="00EB5CC7" w:rsidP="00EB5CC7">
      <w:pPr>
        <w:pStyle w:val="EndNoteBibliography"/>
        <w:spacing w:after="0"/>
        <w:ind w:left="720" w:hanging="720"/>
      </w:pPr>
      <w:r w:rsidRPr="00EB5CC7">
        <w:t>Buckland, S. T., D. R. Anderson, K. P. Burnham, J. L. Laake, D. L. Borchers, and L. Thomas. 2001. Introduction to Distance Sampling. Estimating abundance of biological populations. Oxford University Press, Oxford.</w:t>
      </w:r>
    </w:p>
    <w:p w14:paraId="3BA82318" w14:textId="77777777" w:rsidR="00EB5CC7" w:rsidRPr="00EB5CC7" w:rsidRDefault="00EB5CC7" w:rsidP="00EB5CC7">
      <w:pPr>
        <w:pStyle w:val="EndNoteBibliography"/>
        <w:spacing w:after="0"/>
        <w:ind w:left="720" w:hanging="720"/>
      </w:pPr>
      <w:r w:rsidRPr="00EB5CC7">
        <w:t>Buckland, S. T., E. A. Rexstad, T. A. Marques, and C. S. Oedekoven. 2015. Distance sampling: methods and applications. Springer.</w:t>
      </w:r>
    </w:p>
    <w:p w14:paraId="0BDD9D14" w14:textId="77777777" w:rsidR="00EB5CC7" w:rsidRPr="00EB5CC7" w:rsidRDefault="00EB5CC7" w:rsidP="00EB5CC7">
      <w:pPr>
        <w:pStyle w:val="EndNoteBibliography"/>
        <w:spacing w:after="0"/>
        <w:ind w:left="720" w:hanging="720"/>
      </w:pPr>
      <w:r w:rsidRPr="00EB5CC7">
        <w:t xml:space="preserve">Curtis, K. A., E. A. Falcone, G. S. Schorr, J. E. Moore, D. J. Moretti, J. Barlow, and E. Keene. 2020. Abundance, survival, and annual rate of change of Cuvier's beaked whales (Ziphius cavirostris) on a Navy sonar range. Marine Mammal Science </w:t>
      </w:r>
    </w:p>
    <w:p w14:paraId="2A5B699E" w14:textId="77777777" w:rsidR="00EB5CC7" w:rsidRPr="00EB5CC7" w:rsidRDefault="00EB5CC7" w:rsidP="00EB5CC7">
      <w:pPr>
        <w:pStyle w:val="EndNoteBibliography"/>
        <w:spacing w:after="0"/>
        <w:ind w:left="720" w:hanging="720"/>
      </w:pPr>
      <w:r w:rsidRPr="00EB5CC7">
        <w:t>D'Amico, A., R. C. Gisiner, D. R. Ketten, J. A. Hammock, C. Johnson, P. L. Tyack, and J. Mead. 2009. Beaked whale strandings and naval exercises, SPACE AND NAVAL WARFARE SYSTEMS CENTER SAN DIEGO CA.</w:t>
      </w:r>
    </w:p>
    <w:p w14:paraId="7E889D83" w14:textId="77777777" w:rsidR="00EB5CC7" w:rsidRPr="00EB5CC7" w:rsidRDefault="00EB5CC7" w:rsidP="00EB5CC7">
      <w:pPr>
        <w:pStyle w:val="EndNoteBibliography"/>
        <w:spacing w:after="0"/>
        <w:ind w:left="720" w:hanging="720"/>
      </w:pPr>
      <w:r w:rsidRPr="00EB5CC7">
        <w:t xml:space="preserve">De Vreese, S., M. van der Schaar, J. Weissenberger, F. Erbs, M. Kosecka, M. Solé, and M. André. 2018. Marine mammal acoustic detections in the Greenland and Barents Sea, 2013–2014 seasons. Scientific reports 8(1):1-14. </w:t>
      </w:r>
    </w:p>
    <w:p w14:paraId="5DFFFEB2" w14:textId="77777777" w:rsidR="00EB5CC7" w:rsidRPr="00EB5CC7" w:rsidRDefault="00EB5CC7" w:rsidP="00EB5CC7">
      <w:pPr>
        <w:pStyle w:val="EndNoteBibliography"/>
        <w:spacing w:after="0"/>
        <w:ind w:left="720" w:hanging="720"/>
      </w:pPr>
      <w:r w:rsidRPr="00EB5CC7">
        <w:t>Falcone, E., G. Schorr, S. L. Watwood, S. L. DeRuiter, A. Zerbini, R. Andrews, R. Morrissey, and D. Moretti. 2017. Go long! Behavioral changes in satellite-tagged Cuvier's beaked whales exposed to two types of military mid-frequency active sonar, Halifax, Nova Scotia, Canada.</w:t>
      </w:r>
    </w:p>
    <w:p w14:paraId="3B9F7DF5" w14:textId="77777777" w:rsidR="00EB5CC7" w:rsidRPr="00EB5CC7" w:rsidRDefault="00EB5CC7" w:rsidP="00EB5CC7">
      <w:pPr>
        <w:pStyle w:val="EndNoteBibliography"/>
        <w:spacing w:after="0"/>
        <w:ind w:left="720" w:hanging="720"/>
      </w:pPr>
      <w:r w:rsidRPr="00EB5CC7">
        <w:t>Falcone, E. A., G. S. Schorr, A. B. Douglas, J. Calambokidis, E. Henderson, M. F. McKenna, J. Hildebrand, and D. Moretti. 2009. Sighting characteristics and photo-identification of Cuvier’s beaked whales (</w:t>
      </w:r>
      <w:r w:rsidRPr="00EB5CC7">
        <w:rPr>
          <w:i/>
        </w:rPr>
        <w:t>Ziphius cavirostris</w:t>
      </w:r>
      <w:r w:rsidRPr="00EB5CC7">
        <w:t xml:space="preserve">) near San Clemente Island, California: a key area for beaked whales and the military? Marine Biology 156(12):2631-2640. </w:t>
      </w:r>
    </w:p>
    <w:p w14:paraId="1A89A068" w14:textId="77777777" w:rsidR="00EB5CC7" w:rsidRPr="00EB5CC7" w:rsidRDefault="00EB5CC7" w:rsidP="00EB5CC7">
      <w:pPr>
        <w:pStyle w:val="EndNoteBibliography"/>
        <w:spacing w:after="0"/>
        <w:ind w:left="720" w:hanging="720"/>
      </w:pPr>
      <w:r w:rsidRPr="00EB5CC7">
        <w:t>Filadelfo, R., J. Mintz, E. Michlovich, A. D'Amico, P. L. Tyack, and D. R. Ketten. 2009. Correlating military sonar use with beaked whale mass strandings: What do the historical data show? Aquatic mammals 35(4)</w:t>
      </w:r>
    </w:p>
    <w:p w14:paraId="62A37AC7" w14:textId="77777777" w:rsidR="00EB5CC7" w:rsidRPr="00EB5CC7" w:rsidRDefault="00EB5CC7" w:rsidP="00EB5CC7">
      <w:pPr>
        <w:pStyle w:val="EndNoteBibliography"/>
        <w:spacing w:after="0"/>
        <w:ind w:left="720" w:hanging="720"/>
      </w:pPr>
      <w:r w:rsidRPr="00EB5CC7">
        <w:t xml:space="preserve">Harris, D., L. Matias, L. Thomas, J. Harwood, and W. H. Geissler. 2013. Applying distance sampling to fin whale calls recorded by single seismic instruments in the northeast Atlantic. Journal of the Acoustical Society of America 134(5):3522-3535. </w:t>
      </w:r>
    </w:p>
    <w:p w14:paraId="1C4CE9B4" w14:textId="77777777" w:rsidR="00EB5CC7" w:rsidRPr="00EB5CC7" w:rsidRDefault="00EB5CC7" w:rsidP="00EB5CC7">
      <w:pPr>
        <w:pStyle w:val="EndNoteBibliography"/>
        <w:spacing w:after="0"/>
        <w:ind w:left="720" w:hanging="720"/>
      </w:pPr>
      <w:r w:rsidRPr="00EB5CC7">
        <w:t xml:space="preserve">Jacobson, E. K., C. Boyd, T. L. McGuire, K. E. Shelden, G. K. Himes Boor, and A. E. Punt. 2020. Assessing cetacean populations using integrated population models: an example with Cook Inlet beluga whales. Ecological Applications:e02114. </w:t>
      </w:r>
    </w:p>
    <w:p w14:paraId="50A3E1A9" w14:textId="77777777" w:rsidR="00EB5CC7" w:rsidRPr="00EB5CC7" w:rsidRDefault="00EB5CC7" w:rsidP="00EB5CC7">
      <w:pPr>
        <w:pStyle w:val="EndNoteBibliography"/>
        <w:spacing w:after="0"/>
        <w:ind w:left="720" w:hanging="720"/>
      </w:pPr>
      <w:r w:rsidRPr="00EB5CC7">
        <w:lastRenderedPageBreak/>
        <w:t xml:space="preserve">Jacobson, E. K., E. E. Henderson, D. L. Miller, C. S. Oedekoven, D. J. Moretti, and L. Thomas. 2022. Quantifying the response of Blainville's beaked whales to US naval sonar exercises in Hawaii. Marine Mammal Science </w:t>
      </w:r>
    </w:p>
    <w:p w14:paraId="4F2E742F" w14:textId="77777777" w:rsidR="00EB5CC7" w:rsidRPr="00EB5CC7" w:rsidRDefault="00EB5CC7" w:rsidP="00EB5CC7">
      <w:pPr>
        <w:pStyle w:val="EndNoteBibliography"/>
        <w:spacing w:after="0"/>
        <w:ind w:left="720" w:hanging="720"/>
      </w:pPr>
      <w:r w:rsidRPr="00EB5CC7">
        <w:t xml:space="preserve">Link, W. A. 2004. Individual heterogeneity and identifiability in capture–recapture models. Animal Biodiversity and Conservation 27(1):87-91. </w:t>
      </w:r>
    </w:p>
    <w:p w14:paraId="6FF402EE" w14:textId="77777777" w:rsidR="00EB5CC7" w:rsidRPr="00EB5CC7" w:rsidRDefault="00EB5CC7" w:rsidP="00EB5CC7">
      <w:pPr>
        <w:pStyle w:val="EndNoteBibliography"/>
        <w:spacing w:after="0"/>
        <w:ind w:left="720" w:hanging="720"/>
      </w:pPr>
      <w:r w:rsidRPr="00EB5CC7">
        <w:t xml:space="preserve">Marques, T. A., L. Munger, L. Thomas, S. Wiggins, and J. A. Hildebrand. 2011. Estimating North Pacific right whale </w:t>
      </w:r>
      <w:r w:rsidRPr="00EB5CC7">
        <w:rPr>
          <w:i/>
        </w:rPr>
        <w:t>Eubalaena japonica</w:t>
      </w:r>
      <w:r w:rsidRPr="00EB5CC7">
        <w:t xml:space="preserve"> density using passive acoustic cue counting. Endangered Species Research 13:163-172. </w:t>
      </w:r>
    </w:p>
    <w:p w14:paraId="23A998E4" w14:textId="77777777" w:rsidR="00EB5CC7" w:rsidRPr="00EB5CC7" w:rsidRDefault="00EB5CC7" w:rsidP="00EB5CC7">
      <w:pPr>
        <w:pStyle w:val="EndNoteBibliography"/>
        <w:spacing w:after="0"/>
        <w:ind w:left="720" w:hanging="720"/>
      </w:pPr>
      <w:r w:rsidRPr="00EB5CC7">
        <w:t xml:space="preserve">Marques, T. A., L. Thomas, S. W. Martin, D. K. Mellinger, S. Jarvis, R. P. Morrissey, C. A. Ciminello, and N. DiMarzio. 2012. Spatially explicit capture-recapture methods to estimate minke whale density from data collected at bottom-mounted hydrophones. Journal of Ornithology 152:S445-S455. </w:t>
      </w:r>
    </w:p>
    <w:p w14:paraId="53E52BE3" w14:textId="77777777" w:rsidR="00EB5CC7" w:rsidRPr="00EB5CC7" w:rsidRDefault="00EB5CC7" w:rsidP="00EB5CC7">
      <w:pPr>
        <w:pStyle w:val="EndNoteBibliography"/>
        <w:spacing w:after="0"/>
        <w:ind w:left="720" w:hanging="720"/>
      </w:pPr>
      <w:r w:rsidRPr="00EB5CC7">
        <w:t>Marques, T. A., L. Thomas, S. W. Martin, D. K. Mellinger, J. A. Ward, D. J. Moretti, D. Harris, and P. L. Tyack. 2013. Estimating animal population density using passive acoustics. Biological Reviews 88(2):287-309. doi: 10.1111/brv.12001</w:t>
      </w:r>
    </w:p>
    <w:p w14:paraId="6AFB3CE8" w14:textId="77777777" w:rsidR="00EB5CC7" w:rsidRPr="00EB5CC7" w:rsidRDefault="00EB5CC7" w:rsidP="00EB5CC7">
      <w:pPr>
        <w:pStyle w:val="EndNoteBibliography"/>
        <w:spacing w:after="0"/>
        <w:ind w:left="720" w:hanging="720"/>
      </w:pPr>
      <w:r w:rsidRPr="00EB5CC7">
        <w:t xml:space="preserve">Marques, T. A., L. Thomas, J. Ward, N. DiMarzio, and P. L. Tyack. 2009. Estimating cetacean population density using fixed passive acoustic sensors: An example with Blainville's beaked whales. The Journal of the Acoustical Society of America 125(4):1982-1994. </w:t>
      </w:r>
    </w:p>
    <w:p w14:paraId="1014207F" w14:textId="77777777" w:rsidR="00EB5CC7" w:rsidRPr="00EB5CC7" w:rsidRDefault="00EB5CC7" w:rsidP="00EB5CC7">
      <w:pPr>
        <w:pStyle w:val="EndNoteBibliography"/>
        <w:spacing w:after="0"/>
        <w:ind w:left="720" w:hanging="720"/>
      </w:pPr>
      <w:r w:rsidRPr="00EB5CC7">
        <w:t xml:space="preserve">Moretti, D., T. Marques, L. Thomas, N. DiMarzio, A. Dilley, R. Morrissey, E. McCarthy, J. Ward, and S. Jarvis. 2010. A dive counting density estimation method for Blainville’s beaked whale (Mesoplodon densirostris) using a bottom-mounted hydrophone field as applied to a Mid-Frequency Active (MFA) sonar operation. Applied Acoustics 71(11):1036-1042. </w:t>
      </w:r>
    </w:p>
    <w:p w14:paraId="1AF96C4F" w14:textId="77777777" w:rsidR="00EB5CC7" w:rsidRPr="00EB5CC7" w:rsidRDefault="00EB5CC7" w:rsidP="00EB5CC7">
      <w:pPr>
        <w:pStyle w:val="EndNoteBibliography"/>
        <w:spacing w:after="0"/>
        <w:ind w:left="720" w:hanging="720"/>
      </w:pPr>
      <w:r w:rsidRPr="00EB5CC7">
        <w:t xml:space="preserve">Oedekoven, C. S., T. A. Marques, D. Harris, L. Thomas, A. M. Thode, S. B. Blackwell, A. S. Conrad, and K. H. Kim. 2022. A comparison of three methods for estimating call densities of migrating bowhead whales using passive acoustic monitoring. Environmental and Ecological Statistics 29(1):101-125. </w:t>
      </w:r>
    </w:p>
    <w:p w14:paraId="3F295275" w14:textId="77777777" w:rsidR="00EB5CC7" w:rsidRPr="00EB5CC7" w:rsidRDefault="00EB5CC7" w:rsidP="00EB5CC7">
      <w:pPr>
        <w:pStyle w:val="EndNoteBibliography"/>
        <w:spacing w:after="0"/>
        <w:ind w:left="720" w:hanging="720"/>
      </w:pPr>
      <w:r w:rsidRPr="00EB5CC7">
        <w:t xml:space="preserve">Ou, H., W. W. Au, and J. N. Oswald. 2012. A non-spectrogram-correlation method of automatically detecting minke whale boings. Journal of the Acoustical Society of America 132(4):EL317-EL322. </w:t>
      </w:r>
    </w:p>
    <w:p w14:paraId="275D127F" w14:textId="77777777" w:rsidR="00EB5CC7" w:rsidRPr="00EB5CC7" w:rsidRDefault="00EB5CC7" w:rsidP="00EB5CC7">
      <w:pPr>
        <w:pStyle w:val="EndNoteBibliography"/>
        <w:spacing w:after="0"/>
        <w:ind w:left="720" w:hanging="720"/>
      </w:pPr>
      <w:r w:rsidRPr="00EB5CC7">
        <w:t xml:space="preserve">Pirotta, E., P. M. Thompson, B. Cheney, C. R. Donovan, and D. Lusseau. 2015. Estimating spatial, temporal and individual variability in dolphin cumulative exposure to boat traffic using spatially explicit capture–recapture methods. Animal Conservation 18(1):20-31. </w:t>
      </w:r>
    </w:p>
    <w:p w14:paraId="41063FC5" w14:textId="77777777" w:rsidR="00EB5CC7" w:rsidRPr="00EB5CC7" w:rsidRDefault="00EB5CC7" w:rsidP="00EB5CC7">
      <w:pPr>
        <w:pStyle w:val="EndNoteBibliography"/>
        <w:spacing w:after="0"/>
        <w:ind w:left="720" w:hanging="720"/>
      </w:pPr>
      <w:r w:rsidRPr="00EB5CC7">
        <w:t xml:space="preserve">Sarnocińska, J., J. Teilmann, J. D. Balle, F. M. van Beest, M. Delefosse, and J. Tougaard. 2020. Harbor porpoise (Phocoena phocoena) reaction to a 3D seismic airgun survey in the North Sea. Frontiers in Marine Science 6:824. </w:t>
      </w:r>
    </w:p>
    <w:p w14:paraId="7147E389" w14:textId="77777777" w:rsidR="00EB5CC7" w:rsidRPr="00EB5CC7" w:rsidRDefault="00EB5CC7" w:rsidP="00EB5CC7">
      <w:pPr>
        <w:pStyle w:val="EndNoteBibliography"/>
        <w:spacing w:after="0"/>
        <w:ind w:left="720" w:hanging="720"/>
      </w:pPr>
      <w:r w:rsidRPr="00EB5CC7">
        <w:t>Schorr, G., E. Falcone, B. Rone, and E. Keene. 2017. Distribution and demographics of Cuvier’s beaked whales in the Southern California Bight., Annual Report to the US Navy Pacific Fleet Integrated  Comprehensive Monitoring Program, Award No. N66604-14- C-0145. 15p.</w:t>
      </w:r>
    </w:p>
    <w:p w14:paraId="451E4729" w14:textId="77777777" w:rsidR="00EB5CC7" w:rsidRPr="00EB5CC7" w:rsidRDefault="00EB5CC7" w:rsidP="00EB5CC7">
      <w:pPr>
        <w:pStyle w:val="EndNoteBibliography"/>
        <w:spacing w:after="0"/>
        <w:ind w:left="720" w:hanging="720"/>
      </w:pPr>
      <w:r w:rsidRPr="00EB5CC7">
        <w:t xml:space="preserve">Simonis, A. E., R. L. Brownell Jr, B. J. Thayre, J. S. Trickey, E. M. Oleson, R. Huntington, and S. Baumann-Pickering. 2020. Co-occurrence of beaked whale strandings and naval sonar in the Mariana Islands, Western Pacific. Proceedings of the Royal Society B 287(1921):20200070. </w:t>
      </w:r>
    </w:p>
    <w:p w14:paraId="09CD0B7F" w14:textId="77777777" w:rsidR="00EB5CC7" w:rsidRPr="00EB5CC7" w:rsidRDefault="00EB5CC7" w:rsidP="00EB5CC7">
      <w:pPr>
        <w:pStyle w:val="EndNoteBibliography"/>
        <w:spacing w:after="0"/>
        <w:ind w:left="720" w:hanging="720"/>
      </w:pPr>
      <w:r w:rsidRPr="00EB5CC7">
        <w:lastRenderedPageBreak/>
        <w:t xml:space="preserve">Stevenson, B. C., D. L. Borchers, R. Altwegg, R. J. Swift, D. M. Gillespie, and G. J. Measey. 2015. A general framework for animal density estimation from acoustic detections across a fixed microphone array. Methods in Ecology and Evolution 6(1):38-48. </w:t>
      </w:r>
    </w:p>
    <w:p w14:paraId="7305B0A7" w14:textId="77777777" w:rsidR="00EB5CC7" w:rsidRPr="00EB5CC7" w:rsidRDefault="00EB5CC7" w:rsidP="00EB5CC7">
      <w:pPr>
        <w:pStyle w:val="EndNoteBibliography"/>
        <w:spacing w:after="0"/>
        <w:ind w:left="720" w:hanging="720"/>
      </w:pPr>
      <w:r w:rsidRPr="00EB5CC7">
        <w:t xml:space="preserve">Taylor, B. L., M. Martinez, T. Gerrodette, J. Barlow, and Y. N. Hrovat. 2007. Lessons from monitoring trends in abundance of marine mammals. Marine Mammal Science 23(1):157-175. </w:t>
      </w:r>
    </w:p>
    <w:p w14:paraId="5A1668B2" w14:textId="77777777" w:rsidR="00EB5CC7" w:rsidRPr="00EB5CC7" w:rsidRDefault="00EB5CC7" w:rsidP="00EB5CC7">
      <w:pPr>
        <w:pStyle w:val="EndNoteBibliography"/>
        <w:spacing w:after="0"/>
        <w:ind w:left="720" w:hanging="720"/>
      </w:pPr>
      <w:r w:rsidRPr="00EB5CC7">
        <w:t xml:space="preserve">Thode, A. M., S. B. Blackwell, A. S. Conrad, K. H. Kim, T. Marques, L. Thomas, C. S. Oedekoven, D. Harris, and K. Bröker. 2020. Roaring and repetition: How bowhead whales adjust their call density and source level (Lombard effect) in the presence of natural and seismic airgun survey noise. The Journal of the Acoustical Society of America 147(3):2061-2080. </w:t>
      </w:r>
    </w:p>
    <w:p w14:paraId="368B67D8" w14:textId="77777777" w:rsidR="00EB5CC7" w:rsidRPr="00EB5CC7" w:rsidRDefault="00EB5CC7" w:rsidP="00EB5CC7">
      <w:pPr>
        <w:pStyle w:val="EndNoteBibliography"/>
        <w:spacing w:after="0"/>
        <w:ind w:left="720" w:hanging="720"/>
      </w:pPr>
      <w:r w:rsidRPr="00EB5CC7">
        <w:t xml:space="preserve">Thomas, L., and F. Juanes. 1996. The importance of statistical power analysis: an example from Animal Behaviour. Animal Behaviour 52(4):856-859. </w:t>
      </w:r>
    </w:p>
    <w:p w14:paraId="7D022F75" w14:textId="0073F723" w:rsidR="00EB5CC7" w:rsidRPr="00EB5CC7" w:rsidRDefault="00EB5CC7" w:rsidP="00EB5CC7">
      <w:pPr>
        <w:pStyle w:val="EndNoteBibliography"/>
        <w:spacing w:after="0"/>
        <w:ind w:left="720" w:hanging="720"/>
      </w:pPr>
      <w:r w:rsidRPr="00EB5CC7">
        <w:t xml:space="preserve">Warren, V., T. Marques, D. Harris, L. Thomas, P. Tyack, N. Aguilar de Soto, L. Hickmott, and M. Johnson. 2017. Spatio-temporal variation in click production rates of beaked whales: Implications for passive acoustic density estimation. Journal of the Acoustical Society of America 141(3):1962-1974. doi: </w:t>
      </w:r>
      <w:hyperlink r:id="rId18" w:history="1">
        <w:r w:rsidRPr="00EB5CC7">
          <w:rPr>
            <w:rStyle w:val="Hyperlink"/>
          </w:rPr>
          <w:t>http://dx.doi.org/10.1121/1.4978439</w:t>
        </w:r>
      </w:hyperlink>
    </w:p>
    <w:p w14:paraId="51D380C2" w14:textId="77777777" w:rsidR="00EB5CC7" w:rsidRPr="00EB5CC7" w:rsidRDefault="00EB5CC7" w:rsidP="00EB5CC7">
      <w:pPr>
        <w:pStyle w:val="EndNoteBibliography"/>
        <w:spacing w:after="0"/>
        <w:ind w:left="720" w:hanging="720"/>
      </w:pPr>
      <w:r w:rsidRPr="00EB5CC7">
        <w:t xml:space="preserve">White, E. R., Z. Schakner, A. Bellamy, and M. Srinivasan. 2022. Detecting population trends for US marine mammals. Conservation Science and Practice 4(3):e611. </w:t>
      </w:r>
    </w:p>
    <w:p w14:paraId="33F6E1EF" w14:textId="77777777" w:rsidR="00EB5CC7" w:rsidRPr="00EB5CC7" w:rsidRDefault="00EB5CC7" w:rsidP="00EB5CC7">
      <w:pPr>
        <w:pStyle w:val="EndNoteBibliography"/>
        <w:ind w:left="720" w:hanging="720"/>
      </w:pPr>
      <w:r w:rsidRPr="00EB5CC7">
        <w:t xml:space="preserve">Wisniewska, D. M., M. Johnson, J. Teilmann, L. Rojano-Doñate, J. Shearer, S. Sveegaard, L. A. Miller, U. Siebert, and P. T. Madsen. 2016. Ultra-high foraging rates of harbor porpoises make them vulnerable to anthropogenic disturbance. Current Biology 26(11):1441-1446. </w:t>
      </w:r>
    </w:p>
    <w:p w14:paraId="48A7A610" w14:textId="7A845C38" w:rsidR="009B2D1B" w:rsidRPr="009B2D1B" w:rsidRDefault="000124E7" w:rsidP="009B2D1B">
      <w:pPr>
        <w:pStyle w:val="Heading3"/>
      </w:pPr>
      <w:r w:rsidRPr="00FF5518">
        <w:rPr>
          <w:sz w:val="20"/>
          <w:szCs w:val="20"/>
        </w:rPr>
        <w:fldChar w:fldCharType="end"/>
      </w:r>
    </w:p>
    <w:sectPr w:rsidR="009B2D1B" w:rsidRPr="009B2D1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en Thomas" w:date="2022-12-01T20:52:00Z" w:initials="LT">
    <w:p w14:paraId="6F77CABF" w14:textId="77777777" w:rsidR="00984427" w:rsidRDefault="00984427" w:rsidP="00BF61E4">
      <w:pPr>
        <w:pStyle w:val="CommentText"/>
      </w:pPr>
      <w:r>
        <w:rPr>
          <w:rStyle w:val="CommentReference"/>
        </w:rPr>
        <w:annotationRef/>
      </w:r>
      <w:r>
        <w:t>Suggest this because "density estimation" is also a statistical technique for estimating probability density functions.</w:t>
      </w:r>
    </w:p>
  </w:comment>
  <w:comment w:id="2" w:author="Len Thomas" w:date="2022-12-01T21:35:00Z" w:initials="LT">
    <w:p w14:paraId="4887EEC4" w14:textId="77777777" w:rsidR="00E17E48" w:rsidRDefault="00E17E48" w:rsidP="00EC7968">
      <w:pPr>
        <w:pStyle w:val="CommentText"/>
      </w:pPr>
      <w:r>
        <w:rPr>
          <w:rStyle w:val="CommentReference"/>
        </w:rPr>
        <w:annotationRef/>
      </w:r>
      <w:r>
        <w:t>People typically now say "spatial capture recapture" instead.</w:t>
      </w:r>
    </w:p>
  </w:comment>
  <w:comment w:id="3" w:author="Len Thomas" w:date="2022-12-01T20:53:00Z" w:initials="LT">
    <w:p w14:paraId="58787542" w14:textId="24F53CDF" w:rsidR="00984427" w:rsidRDefault="00984427" w:rsidP="00887A84">
      <w:pPr>
        <w:pStyle w:val="CommentText"/>
      </w:pPr>
      <w:r>
        <w:rPr>
          <w:rStyle w:val="CommentReference"/>
        </w:rPr>
        <w:annotationRef/>
      </w:r>
      <w:r>
        <w:t>Was 205 words after Tiago's edits, so I've edited to cut back down.</w:t>
      </w:r>
    </w:p>
  </w:comment>
  <w:comment w:id="4" w:author="Len Thomas" w:date="2022-12-01T21:02:00Z" w:initials="LT">
    <w:p w14:paraId="62357A92" w14:textId="77777777" w:rsidR="00331E4C" w:rsidRDefault="00331E4C" w:rsidP="00222256">
      <w:pPr>
        <w:pStyle w:val="CommentText"/>
      </w:pPr>
      <w:r>
        <w:rPr>
          <w:rStyle w:val="CommentReference"/>
        </w:rPr>
        <w:annotationRef/>
      </w:r>
      <w:r>
        <w:t>Also made editorial suggestions.</w:t>
      </w:r>
    </w:p>
  </w:comment>
  <w:comment w:id="5" w:author="Len Thomas" w:date="2022-12-01T21:04:00Z" w:initials="LT">
    <w:p w14:paraId="78D99577" w14:textId="77777777" w:rsidR="00331E4C" w:rsidRDefault="00331E4C">
      <w:pPr>
        <w:pStyle w:val="CommentText"/>
      </w:pPr>
      <w:r>
        <w:rPr>
          <w:rStyle w:val="CommentReference"/>
        </w:rPr>
        <w:annotationRef/>
      </w:r>
      <w:r>
        <w:t>This seems a strange introduction to me.  You start by saying power is typically low.  And then you say AVADECAF is a tool to estimate power.  The reader may wonder why bother if it is typically low!</w:t>
      </w:r>
    </w:p>
    <w:p w14:paraId="4E47F1DD" w14:textId="77777777" w:rsidR="00331E4C" w:rsidRDefault="00331E4C">
      <w:pPr>
        <w:pStyle w:val="CommentText"/>
      </w:pPr>
    </w:p>
    <w:p w14:paraId="39167A09" w14:textId="77777777" w:rsidR="00331E4C" w:rsidRDefault="00331E4C">
      <w:pPr>
        <w:pStyle w:val="CommentText"/>
      </w:pPr>
      <w:r>
        <w:t xml:space="preserve">I think you need to start by saying why power analysis is important, or point out how AVADECAF is a tool that can be used to improve power (by allowing comparison of </w:t>
      </w:r>
      <w:proofErr w:type="spellStart"/>
      <w:r>
        <w:t>differnet</w:t>
      </w:r>
      <w:proofErr w:type="spellEnd"/>
      <w:r>
        <w:t xml:space="preserve"> designs) or some such.</w:t>
      </w:r>
    </w:p>
    <w:p w14:paraId="2E548170" w14:textId="77777777" w:rsidR="00331E4C" w:rsidRDefault="00331E4C">
      <w:pPr>
        <w:pStyle w:val="CommentText"/>
      </w:pPr>
    </w:p>
    <w:p w14:paraId="01598AF6" w14:textId="77777777" w:rsidR="00331E4C" w:rsidRDefault="00331E4C" w:rsidP="00FC2310">
      <w:pPr>
        <w:pStyle w:val="CommentText"/>
      </w:pPr>
      <w:r>
        <w:t>Just a thought!</w:t>
      </w:r>
    </w:p>
  </w:comment>
  <w:comment w:id="6" w:author="Danielle Harris" w:date="2022-12-05T08:55:00Z" w:initials="DH">
    <w:p w14:paraId="7599FF3C" w14:textId="77777777" w:rsidR="00466A79" w:rsidRDefault="00466A79" w:rsidP="00525072">
      <w:pPr>
        <w:pStyle w:val="CommentText"/>
      </w:pPr>
      <w:r>
        <w:rPr>
          <w:rStyle w:val="CommentReference"/>
        </w:rPr>
        <w:annotationRef/>
      </w:r>
      <w:r>
        <w:t>I agree with this comment - the first few sentences just need rewording I think.</w:t>
      </w:r>
    </w:p>
  </w:comment>
  <w:comment w:id="7" w:author="Megan Ryder" w:date="2022-12-06T15:13:00Z" w:initials="MR">
    <w:p w14:paraId="2BC83B70" w14:textId="759D1556" w:rsidR="00A54750" w:rsidRDefault="00A54750">
      <w:pPr>
        <w:pStyle w:val="CommentText"/>
      </w:pPr>
      <w:r>
        <w:rPr>
          <w:rStyle w:val="CommentReference"/>
        </w:rPr>
        <w:annotationRef/>
      </w:r>
      <w:r>
        <w:t xml:space="preserve">Reworded </w:t>
      </w:r>
      <w:r w:rsidR="009F10C1">
        <w:t>to present the value of the tool !</w:t>
      </w:r>
    </w:p>
  </w:comment>
  <w:comment w:id="8" w:author="Tiago Marques" w:date="2022-12-01T09:01:00Z" w:initials="TM">
    <w:p w14:paraId="570D35F8" w14:textId="11A41355" w:rsidR="00E30BDE" w:rsidRDefault="00E30BDE" w:rsidP="006B69E0">
      <w:pPr>
        <w:pStyle w:val="CommentText"/>
      </w:pPr>
      <w:r>
        <w:rPr>
          <w:rStyle w:val="CommentReference"/>
        </w:rPr>
        <w:annotationRef/>
      </w:r>
      <w:r>
        <w:t>Is this what you mean, or you just want to say the data used to parametrized the simulations comes from AUTEC?</w:t>
      </w:r>
    </w:p>
  </w:comment>
  <w:comment w:id="9" w:author="Megan Ryder" w:date="2022-12-06T15:17:00Z" w:initials="MR">
    <w:p w14:paraId="01FB411F" w14:textId="420C8175" w:rsidR="009F10C1" w:rsidRDefault="009F10C1">
      <w:pPr>
        <w:pStyle w:val="CommentText"/>
      </w:pPr>
      <w:r>
        <w:rPr>
          <w:rStyle w:val="CommentReference"/>
        </w:rPr>
        <w:annotationRef/>
      </w:r>
      <w:r>
        <w:t xml:space="preserve">This has been checked by Cornelia so I think can be left as is </w:t>
      </w:r>
    </w:p>
  </w:comment>
  <w:comment w:id="10" w:author="Megan Ryder" w:date="2022-12-06T15:17:00Z" w:initials="MR">
    <w:p w14:paraId="74CF3B5E" w14:textId="4D258B7F" w:rsidR="009F10C1" w:rsidRDefault="009F10C1">
      <w:pPr>
        <w:pStyle w:val="CommentText"/>
      </w:pPr>
      <w:r>
        <w:rPr>
          <w:rStyle w:val="CommentReference"/>
        </w:rPr>
        <w:annotationRef/>
      </w:r>
    </w:p>
  </w:comment>
  <w:comment w:id="11" w:author="Danielle Harris" w:date="2022-12-05T08:54:00Z" w:initials="DH">
    <w:p w14:paraId="6C32A4C3" w14:textId="77777777" w:rsidR="008717AB" w:rsidRDefault="008717AB" w:rsidP="00457498">
      <w:pPr>
        <w:pStyle w:val="CommentText"/>
      </w:pPr>
      <w:r>
        <w:rPr>
          <w:rStyle w:val="CommentReference"/>
        </w:rPr>
        <w:annotationRef/>
      </w:r>
      <w:r>
        <w:t>May need to add a few words to make clear what the AUTEC range is. Could say "on an instrumented Navy testing range" and/or spell out the AUTEC acronym fully.</w:t>
      </w:r>
    </w:p>
  </w:comment>
  <w:comment w:id="13" w:author="Danielle Harris" w:date="2022-12-05T09:03:00Z" w:initials="DH">
    <w:p w14:paraId="3D923401" w14:textId="77777777" w:rsidR="007D0664" w:rsidRDefault="007D0664" w:rsidP="00C50631">
      <w:pPr>
        <w:pStyle w:val="CommentText"/>
      </w:pPr>
      <w:r>
        <w:rPr>
          <w:rStyle w:val="CommentReference"/>
        </w:rPr>
        <w:annotationRef/>
      </w:r>
      <w:r>
        <w:t>The Barlow ref here is a density reference, so is perhaps meant for the next sentence?</w:t>
      </w:r>
    </w:p>
  </w:comment>
  <w:comment w:id="15" w:author="Len Thomas" w:date="2022-12-01T21:10:00Z" w:initials="LT">
    <w:p w14:paraId="3156C355" w14:textId="77777777" w:rsidR="00331E4C" w:rsidRDefault="00331E4C" w:rsidP="00795E66">
      <w:pPr>
        <w:pStyle w:val="CommentText"/>
      </w:pPr>
      <w:r>
        <w:rPr>
          <w:rStyle w:val="CommentReference"/>
        </w:rPr>
        <w:annotationRef/>
      </w:r>
      <w:r>
        <w:t>I'm sure there's a better reference to define power nowadays, isn't there?  I'm fine if you want to use this, but also feel free to use something better and more recent!  Also, you are citing a lot of papers for such a short paper, so perhaps one you already cite might be sufficient?</w:t>
      </w:r>
    </w:p>
  </w:comment>
  <w:comment w:id="16" w:author="Megan Ryder" w:date="2022-12-06T15:45:00Z" w:initials="MR">
    <w:p w14:paraId="4FD9903C" w14:textId="36D91160" w:rsidR="008D1811" w:rsidRDefault="008D1811">
      <w:pPr>
        <w:pStyle w:val="CommentText"/>
      </w:pPr>
      <w:r>
        <w:rPr>
          <w:rStyle w:val="CommentReference"/>
        </w:rPr>
        <w:annotationRef/>
      </w:r>
      <w:r>
        <w:t>Not sure about better references,</w:t>
      </w:r>
      <w:r w:rsidR="00BB00A9">
        <w:t xml:space="preserve"> I think this description is quite easy to understand, and</w:t>
      </w:r>
      <w:r>
        <w:t xml:space="preserve"> when reading about power analysis this is how it is commonly described </w:t>
      </w:r>
    </w:p>
  </w:comment>
  <w:comment w:id="17" w:author="cornelia" w:date="2022-11-30T15:54:00Z" w:initials="c">
    <w:p w14:paraId="40ECF443" w14:textId="6EC396E5" w:rsidR="00B576C7" w:rsidRDefault="00B576C7">
      <w:pPr>
        <w:pStyle w:val="CommentText"/>
      </w:pPr>
      <w:r>
        <w:rPr>
          <w:rStyle w:val="CommentReference"/>
        </w:rPr>
        <w:annotationRef/>
      </w:r>
      <w:r>
        <w:t xml:space="preserve">Not sure why you speak about effect size here. Are you saying that the user might be interested in detecting a specific change? </w:t>
      </w:r>
      <w:proofErr w:type="spellStart"/>
      <w:r>
        <w:t>E.g</w:t>
      </w:r>
      <w:proofErr w:type="spellEnd"/>
      <w:r>
        <w:t xml:space="preserve"> 5% decline over 5 years? </w:t>
      </w:r>
    </w:p>
  </w:comment>
  <w:comment w:id="18" w:author="Megan Ryder" w:date="2022-12-06T15:51:00Z" w:initials="MR">
    <w:p w14:paraId="47678A8C" w14:textId="499F4B27" w:rsidR="00BB00A9" w:rsidRDefault="00BB00A9">
      <w:pPr>
        <w:pStyle w:val="CommentText"/>
      </w:pPr>
      <w:r>
        <w:rPr>
          <w:rStyle w:val="CommentReference"/>
        </w:rPr>
        <w:annotationRef/>
      </w:r>
      <w:r>
        <w:t>Yes, the user could be interested in the minimum detectable effect size for a specific monitoring program</w:t>
      </w:r>
    </w:p>
  </w:comment>
  <w:comment w:id="19" w:author="Len Thomas" w:date="2022-12-01T21:10:00Z" w:initials="LT">
    <w:p w14:paraId="05F1165F" w14:textId="77777777" w:rsidR="00E723B8" w:rsidRDefault="00E723B8" w:rsidP="00E723B8">
      <w:pPr>
        <w:pStyle w:val="CommentText"/>
      </w:pPr>
      <w:r>
        <w:rPr>
          <w:rStyle w:val="CommentReference"/>
        </w:rPr>
        <w:annotationRef/>
      </w:r>
      <w:r>
        <w:t>I'm sure there's a better reference to define power nowadays, isn't there?  I'm fine if you want to use this, but also feel free to use something better and more recent!  Also, you are citing a lot of papers for such a short paper, so perhaps one you already cite might be sufficient?</w:t>
      </w:r>
    </w:p>
  </w:comment>
  <w:comment w:id="20" w:author="Megan Ryder" w:date="2022-12-06T15:45:00Z" w:initials="MR">
    <w:p w14:paraId="0CF3ECCB" w14:textId="77777777" w:rsidR="00E723B8" w:rsidRDefault="00E723B8" w:rsidP="00E723B8">
      <w:pPr>
        <w:pStyle w:val="CommentText"/>
      </w:pPr>
      <w:r>
        <w:rPr>
          <w:rStyle w:val="CommentReference"/>
        </w:rPr>
        <w:annotationRef/>
      </w:r>
      <w:r>
        <w:t xml:space="preserve">Not sure about better references, I think this description is quite easy to understand, and when reading about power analysis this is how it is commonly described </w:t>
      </w:r>
    </w:p>
  </w:comment>
  <w:comment w:id="21" w:author="Len Thomas" w:date="2022-12-01T21:12:00Z" w:initials="LT">
    <w:p w14:paraId="6FD26A90" w14:textId="77777777" w:rsidR="001B3AC6" w:rsidRDefault="00FB2E4D" w:rsidP="00C90A92">
      <w:pPr>
        <w:pStyle w:val="CommentText"/>
      </w:pPr>
      <w:r>
        <w:rPr>
          <w:rStyle w:val="CommentReference"/>
        </w:rPr>
        <w:annotationRef/>
      </w:r>
      <w:r w:rsidR="001B3AC6">
        <w:t>This says "population change" but do we really mean population trend?  Need to be clear about this as they are not the same thing.</w:t>
      </w:r>
    </w:p>
  </w:comment>
  <w:comment w:id="22" w:author="cornelia" w:date="2022-11-30T15:57:00Z" w:initials="c">
    <w:p w14:paraId="27540FB9" w14:textId="1A4C92B0" w:rsidR="00B576C7" w:rsidRDefault="00B576C7">
      <w:pPr>
        <w:pStyle w:val="CommentText"/>
      </w:pPr>
      <w:r>
        <w:rPr>
          <w:rStyle w:val="CommentReference"/>
        </w:rPr>
        <w:annotationRef/>
      </w:r>
      <w:r>
        <w:t xml:space="preserve">Not sure what you are trying to say with this. </w:t>
      </w:r>
      <w:proofErr w:type="spellStart"/>
      <w:r>
        <w:t>Avadecaf</w:t>
      </w:r>
      <w:proofErr w:type="spellEnd"/>
      <w:r>
        <w:t xml:space="preserve"> does not allow you to assess biological significance. This is something the user needs to do before using the tool. </w:t>
      </w:r>
    </w:p>
  </w:comment>
  <w:comment w:id="23" w:author="Megan Ryder" w:date="2022-12-06T16:09:00Z" w:initials="MR">
    <w:p w14:paraId="04CFD6A8" w14:textId="27DF39B3" w:rsidR="00E723B8" w:rsidRDefault="00E723B8">
      <w:pPr>
        <w:pStyle w:val="CommentText"/>
      </w:pPr>
      <w:r>
        <w:rPr>
          <w:rStyle w:val="CommentReference"/>
        </w:rPr>
        <w:annotationRef/>
      </w:r>
      <w:r>
        <w:t xml:space="preserve">Not trying to suggest that we can assess biological significance using </w:t>
      </w:r>
      <w:proofErr w:type="spellStart"/>
      <w:r>
        <w:t>avadecaf</w:t>
      </w:r>
      <w:proofErr w:type="spellEnd"/>
      <w:r>
        <w:t>, but that this needs to be considered when discussing a monitoring program and the effect sizes that they wish to detect (aka what effect size is considered important, as this will play into the required monitoring effort)</w:t>
      </w:r>
    </w:p>
  </w:comment>
  <w:comment w:id="24" w:author="Len Thomas" w:date="2022-12-01T21:31:00Z" w:initials="LT">
    <w:p w14:paraId="2653C1B2" w14:textId="77777777" w:rsidR="001B3AC6" w:rsidRDefault="001B3AC6" w:rsidP="00213859">
      <w:pPr>
        <w:pStyle w:val="CommentText"/>
      </w:pPr>
      <w:r>
        <w:rPr>
          <w:rStyle w:val="CommentReference"/>
        </w:rPr>
        <w:annotationRef/>
      </w:r>
      <w:r>
        <w:t>Do you mean stock assessments?</w:t>
      </w:r>
    </w:p>
  </w:comment>
  <w:comment w:id="25" w:author="Tiago Marques" w:date="2022-12-01T10:03:00Z" w:initials="TM">
    <w:p w14:paraId="5E3ABEC9" w14:textId="4F74DBD9" w:rsidR="008B511A" w:rsidRDefault="008B511A" w:rsidP="000C302A">
      <w:pPr>
        <w:pStyle w:val="CommentText"/>
      </w:pPr>
      <w:r>
        <w:rPr>
          <w:rStyle w:val="CommentReference"/>
        </w:rPr>
        <w:annotationRef/>
      </w:r>
      <w:r>
        <w:t>All acronyms need defining at first use, including NOAA and SARs</w:t>
      </w:r>
    </w:p>
  </w:comment>
  <w:comment w:id="26" w:author="Len Thomas" w:date="2022-12-01T21:32:00Z" w:initials="LT">
    <w:p w14:paraId="28236BC0" w14:textId="2D691E45" w:rsidR="001B3AC6" w:rsidRDefault="001B3AC6" w:rsidP="00D558A8">
      <w:pPr>
        <w:pStyle w:val="CommentText"/>
      </w:pPr>
      <w:r>
        <w:rPr>
          <w:rStyle w:val="CommentReference"/>
        </w:rPr>
        <w:annotationRef/>
      </w:r>
      <w:r>
        <w:t xml:space="preserve">I'm not sure I follow what you mean here.  Weren't there few </w:t>
      </w:r>
      <w:proofErr w:type="spellStart"/>
      <w:r>
        <w:t>popluaton</w:t>
      </w:r>
      <w:proofErr w:type="spellEnd"/>
      <w:r>
        <w:t xml:space="preserve"> trend analyses because there are few populations that have been monitored over long time periods?</w:t>
      </w:r>
    </w:p>
  </w:comment>
  <w:comment w:id="27" w:author="Megan Ryder" w:date="2022-12-07T11:13:00Z" w:initials="MR">
    <w:p w14:paraId="5D74D456" w14:textId="59584896" w:rsidR="00A70684" w:rsidRDefault="00A70684">
      <w:pPr>
        <w:pStyle w:val="CommentText"/>
      </w:pPr>
      <w:r>
        <w:rPr>
          <w:rStyle w:val="CommentReference"/>
        </w:rPr>
        <w:annotationRef/>
      </w:r>
      <w:r>
        <w:t xml:space="preserve">80% of marine mammal stock assessments did not include evaluation of trends in population abundance (agreed, the point hopefully being made is that the difficulties in monitoring have </w:t>
      </w:r>
      <w:proofErr w:type="spellStart"/>
      <w:r>
        <w:t>lead</w:t>
      </w:r>
      <w:proofErr w:type="spellEnd"/>
      <w:r>
        <w:t xml:space="preserve"> to few population being evaluated in the long term)</w:t>
      </w:r>
    </w:p>
  </w:comment>
  <w:comment w:id="30" w:author="Danielle Harris" w:date="2022-12-05T09:10:00Z" w:initials="DH">
    <w:p w14:paraId="0A1C58B3" w14:textId="77777777" w:rsidR="00E64271" w:rsidRDefault="00E64271" w:rsidP="002F5E0B">
      <w:pPr>
        <w:pStyle w:val="CommentText"/>
      </w:pPr>
      <w:r>
        <w:rPr>
          <w:rStyle w:val="CommentReference"/>
        </w:rPr>
        <w:annotationRef/>
      </w:r>
      <w:r>
        <w:t>Which ref is this from? Suggest adding to be clear which study had this result.</w:t>
      </w:r>
    </w:p>
  </w:comment>
  <w:comment w:id="31" w:author="Megan Ryder" w:date="2022-12-07T11:12:00Z" w:initials="MR">
    <w:p w14:paraId="1C200148" w14:textId="4E84F341" w:rsidR="00A70684" w:rsidRDefault="00A70684">
      <w:pPr>
        <w:pStyle w:val="CommentText"/>
      </w:pPr>
      <w:r>
        <w:rPr>
          <w:rStyle w:val="CommentReference"/>
        </w:rPr>
        <w:annotationRef/>
      </w:r>
      <w:r>
        <w:t>Sentence a continuation of the previous</w:t>
      </w:r>
    </w:p>
  </w:comment>
  <w:comment w:id="32" w:author="cornelia" w:date="2022-11-30T16:03:00Z" w:initials="c">
    <w:p w14:paraId="711E05E8" w14:textId="21810539" w:rsidR="00E24208" w:rsidRDefault="00E24208">
      <w:pPr>
        <w:pStyle w:val="CommentText"/>
      </w:pPr>
      <w:r>
        <w:rPr>
          <w:rStyle w:val="CommentReference"/>
        </w:rPr>
        <w:annotationRef/>
      </w:r>
      <w:r>
        <w:t xml:space="preserve">We don’t do population level estimates. We only consider changes in abundance or density within the study area in question.  This is not the same. Animals may simply redistribute outside the study area in which case the population size does not change. </w:t>
      </w:r>
    </w:p>
  </w:comment>
  <w:comment w:id="33" w:author="Megan Ryder" w:date="2022-12-06T16:16:00Z" w:initials="MR">
    <w:p w14:paraId="39EA1F0A" w14:textId="0A262C9D" w:rsidR="00F258B6" w:rsidRDefault="00F258B6">
      <w:pPr>
        <w:pStyle w:val="CommentText"/>
      </w:pPr>
      <w:r>
        <w:rPr>
          <w:rStyle w:val="CommentReference"/>
        </w:rPr>
        <w:annotationRef/>
      </w:r>
      <w:r>
        <w:t>A fair point, I think Len has also raised this, thanks!</w:t>
      </w:r>
    </w:p>
  </w:comment>
  <w:comment w:id="34" w:author="Megan Ryder" w:date="2022-12-06T16:17:00Z" w:initials="MR">
    <w:p w14:paraId="758A32FC" w14:textId="51D2F757" w:rsidR="00F258B6" w:rsidRDefault="00F258B6">
      <w:pPr>
        <w:pStyle w:val="CommentText"/>
      </w:pPr>
      <w:r>
        <w:rPr>
          <w:rStyle w:val="CommentReference"/>
        </w:rPr>
        <w:annotationRef/>
      </w:r>
    </w:p>
  </w:comment>
  <w:comment w:id="35" w:author="Danielle Harris" w:date="2022-12-05T09:14:00Z" w:initials="DH">
    <w:p w14:paraId="3DC39C2B" w14:textId="77777777" w:rsidR="00EF2FA0" w:rsidRDefault="00EF2FA0" w:rsidP="00CA7B82">
      <w:pPr>
        <w:pStyle w:val="CommentText"/>
      </w:pPr>
      <w:r>
        <w:rPr>
          <w:rStyle w:val="CommentReference"/>
        </w:rPr>
        <w:annotationRef/>
      </w:r>
      <w:r>
        <w:t>Did the AVA in AVADECAF stand for something? I'm wondering whether the name will cause confusion if folk are expecting it to be an expandable acronym. Maybe it’s too widely used now, but something to think about. Your title "PAM power" is actually more informative, so could we potentially rebrand the tool?</w:t>
      </w:r>
    </w:p>
  </w:comment>
  <w:comment w:id="36" w:author="Megan Ryder" w:date="2022-12-07T11:26:00Z" w:initials="MR">
    <w:p w14:paraId="517721F6" w14:textId="77777777" w:rsidR="00AC59DB" w:rsidRDefault="00AC59DB">
      <w:pPr>
        <w:pStyle w:val="CommentText"/>
      </w:pPr>
      <w:r>
        <w:rPr>
          <w:rStyle w:val="CommentReference"/>
        </w:rPr>
        <w:annotationRef/>
      </w:r>
      <w:r>
        <w:t>I’d be happy to rebrand the tool, but would have to check with the rest of the team</w:t>
      </w:r>
    </w:p>
    <w:p w14:paraId="7906075B" w14:textId="3BA203C3" w:rsidR="00AC59DB" w:rsidRDefault="00AC59DB">
      <w:pPr>
        <w:pStyle w:val="CommentText"/>
      </w:pPr>
    </w:p>
  </w:comment>
  <w:comment w:id="37" w:author="cornelia" w:date="2022-11-30T16:11:00Z" w:initials="c">
    <w:p w14:paraId="5AE6158F" w14:textId="333A797F" w:rsidR="00E24208" w:rsidRDefault="00E24208">
      <w:pPr>
        <w:pStyle w:val="CommentText"/>
      </w:pPr>
      <w:r>
        <w:rPr>
          <w:rStyle w:val="CommentReference"/>
        </w:rPr>
        <w:annotationRef/>
      </w:r>
      <w:r>
        <w:t xml:space="preserve">Might want to mention here what they are. </w:t>
      </w:r>
    </w:p>
  </w:comment>
  <w:comment w:id="38" w:author="Megan Ryder" w:date="2022-12-07T11:27:00Z" w:initials="MR">
    <w:p w14:paraId="625EB734" w14:textId="4EEF57AC" w:rsidR="00AC59DB" w:rsidRDefault="00AC59DB">
      <w:pPr>
        <w:pStyle w:val="CommentText"/>
      </w:pPr>
      <w:r>
        <w:rPr>
          <w:rStyle w:val="CommentReference"/>
        </w:rPr>
        <w:annotationRef/>
      </w:r>
      <w:r>
        <w:rPr>
          <w:rStyle w:val="CommentReference"/>
        </w:rPr>
        <w:t>Discussed in the methods, didn’t want to get too complicated in the introduction</w:t>
      </w:r>
    </w:p>
  </w:comment>
  <w:comment w:id="39" w:author="Danielle Harris" w:date="2022-12-05T09:17:00Z" w:initials="DH">
    <w:p w14:paraId="30398BBF" w14:textId="77777777" w:rsidR="004D6CBB" w:rsidRDefault="00BA7253" w:rsidP="00AC7212">
      <w:pPr>
        <w:pStyle w:val="CommentText"/>
      </w:pPr>
      <w:r>
        <w:rPr>
          <w:rStyle w:val="CommentReference"/>
        </w:rPr>
        <w:annotationRef/>
      </w:r>
      <w:r w:rsidR="004D6CBB">
        <w:t>Can it also produce a plot sampling design if p(detection) is set to one at all ranges using a uniform detection function? If so, then suggest adding this too. I know it's unlikely to ever be used in reality, but good to state for completeness. Also, can the tool be used for assessing detecting change if you don't plan to account for detection probability? But that's a different question, so may be best to leave till the discussion.</w:t>
      </w:r>
    </w:p>
  </w:comment>
  <w:comment w:id="40" w:author="Megan Ryder" w:date="2022-12-07T11:46:00Z" w:initials="MR">
    <w:p w14:paraId="0FFD9F6D" w14:textId="3AAB90F4" w:rsidR="008E101B" w:rsidRDefault="008E101B">
      <w:pPr>
        <w:pStyle w:val="CommentText"/>
      </w:pPr>
      <w:r>
        <w:rPr>
          <w:rStyle w:val="CommentReference"/>
        </w:rPr>
        <w:annotationRef/>
      </w:r>
      <w:r>
        <w:t>As far as I know, no the tool is not capable of plot sampling, and I don’t think you can use it for detection probability, but Cornelia would know more about this</w:t>
      </w:r>
    </w:p>
  </w:comment>
  <w:comment w:id="41" w:author="Megan Ryder" w:date="2022-12-07T11:46:00Z" w:initials="MR">
    <w:p w14:paraId="62E4BE4D" w14:textId="7C656BC2" w:rsidR="008E101B" w:rsidRDefault="008E101B">
      <w:pPr>
        <w:pStyle w:val="CommentText"/>
      </w:pPr>
      <w:r>
        <w:rPr>
          <w:rStyle w:val="CommentReference"/>
        </w:rPr>
        <w:annotationRef/>
      </w:r>
    </w:p>
  </w:comment>
  <w:comment w:id="42" w:author="Len Thomas" w:date="2022-12-01T21:34:00Z" w:initials="LT">
    <w:p w14:paraId="72F355AF" w14:textId="3FFF4B36" w:rsidR="00E17E48" w:rsidRDefault="00E17E48" w:rsidP="00200998">
      <w:pPr>
        <w:pStyle w:val="CommentText"/>
      </w:pPr>
      <w:r>
        <w:rPr>
          <w:rStyle w:val="CommentReference"/>
        </w:rPr>
        <w:annotationRef/>
      </w:r>
      <w:r>
        <w:t>Has this acronym been defined already?</w:t>
      </w:r>
    </w:p>
  </w:comment>
  <w:comment w:id="43" w:author="Megan Ryder" w:date="2022-12-07T11:47:00Z" w:initials="MR">
    <w:p w14:paraId="59E3DEDF" w14:textId="16B67623" w:rsidR="008E101B" w:rsidRDefault="008E101B">
      <w:pPr>
        <w:pStyle w:val="CommentText"/>
      </w:pPr>
      <w:r>
        <w:rPr>
          <w:rStyle w:val="CommentReference"/>
        </w:rPr>
        <w:annotationRef/>
      </w:r>
      <w:r>
        <w:t>yes</w:t>
      </w:r>
    </w:p>
  </w:comment>
  <w:comment w:id="44" w:author="cornelia" w:date="2022-11-30T16:13:00Z" w:initials="c">
    <w:p w14:paraId="28542D79" w14:textId="00D746F7" w:rsidR="00E24208" w:rsidRDefault="00E24208">
      <w:pPr>
        <w:pStyle w:val="CommentText"/>
      </w:pPr>
      <w:r>
        <w:rPr>
          <w:rStyle w:val="CommentReference"/>
        </w:rPr>
        <w:annotationRef/>
      </w:r>
      <w:r>
        <w:t xml:space="preserve">This might be confusing! We use the parameters for beaked whales that were estimated from this site. But we don’t use the </w:t>
      </w:r>
      <w:r w:rsidR="00A51DAE">
        <w:t xml:space="preserve">AUTEC setup as the survey design. This should also be corrected in the abstract! </w:t>
      </w:r>
    </w:p>
  </w:comment>
  <w:comment w:id="45" w:author="Megan Ryder" w:date="2022-12-07T11:48:00Z" w:initials="MR">
    <w:p w14:paraId="70DEE192" w14:textId="324B2377" w:rsidR="008E101B" w:rsidRDefault="008E101B">
      <w:pPr>
        <w:pStyle w:val="CommentText"/>
      </w:pPr>
      <w:r>
        <w:rPr>
          <w:rStyle w:val="CommentReference"/>
        </w:rPr>
        <w:annotationRef/>
      </w:r>
      <w:r>
        <w:t xml:space="preserve">In our simulations, we did use the set up design from AUTEC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7" w:author="Len Thomas" w:date="2022-12-01T21:44:00Z" w:initials="LT">
    <w:p w14:paraId="03EE78F4" w14:textId="2183587C" w:rsidR="006122DE" w:rsidRDefault="006122DE" w:rsidP="00845346">
      <w:pPr>
        <w:pStyle w:val="CommentText"/>
      </w:pPr>
      <w:r>
        <w:rPr>
          <w:rStyle w:val="CommentReference"/>
        </w:rPr>
        <w:annotationRef/>
      </w:r>
      <w:r>
        <w:t>Possibly cite Borchers paper on this?</w:t>
      </w:r>
      <w:r>
        <w:br/>
        <w:t xml:space="preserve">Borchers, D.L., B.C. Stevenson, D. Kidney, L. Thomas, T.A. Marques. 2015. A unifying model for capture-recapture and distance sampling surveys of wildlife populations. 2015. Journal of the American Statistical Association 110: 195-204. </w:t>
      </w:r>
    </w:p>
  </w:comment>
  <w:comment w:id="48" w:author="Danielle Harris" w:date="2022-12-05T09:23:00Z" w:initials="DH">
    <w:p w14:paraId="0512232F" w14:textId="77777777" w:rsidR="00251035" w:rsidRDefault="00251035" w:rsidP="00B00D51">
      <w:pPr>
        <w:pStyle w:val="CommentText"/>
      </w:pPr>
      <w:r>
        <w:rPr>
          <w:rStyle w:val="CommentReference"/>
        </w:rPr>
        <w:annotationRef/>
      </w:r>
      <w:r>
        <w:t>Agree that a reference is required here.</w:t>
      </w:r>
    </w:p>
  </w:comment>
  <w:comment w:id="51" w:author="cornelia" w:date="2022-11-30T16:48:00Z" w:initials="c">
    <w:p w14:paraId="6D0D0C4C" w14:textId="6D7F0EAC" w:rsidR="00F40044" w:rsidRDefault="00F40044">
      <w:pPr>
        <w:pStyle w:val="CommentText"/>
      </w:pPr>
      <w:r>
        <w:rPr>
          <w:rStyle w:val="CommentReference"/>
        </w:rPr>
        <w:annotationRef/>
      </w:r>
      <w:r>
        <w:t xml:space="preserve">It needs to be made clear that this is not localisation via triangulation from different hydrophones as in our 2022 paper. For </w:t>
      </w:r>
      <w:proofErr w:type="spellStart"/>
      <w:r>
        <w:t>avadecaf</w:t>
      </w:r>
      <w:proofErr w:type="spellEnd"/>
      <w:r>
        <w:t xml:space="preserve"> we used nodes with localisation capabilities instead (I think we called them p-nodes in the report). I would suggest looking up in the report what real-world examples exist for such p-nodes and mentioning that here or in the introduction already. </w:t>
      </w:r>
    </w:p>
  </w:comment>
  <w:comment w:id="49" w:author="Len Thomas" w:date="2022-12-01T21:45:00Z" w:initials="LT">
    <w:p w14:paraId="06836C64" w14:textId="77777777" w:rsidR="006122DE" w:rsidRDefault="006122DE" w:rsidP="00C90E22">
      <w:pPr>
        <w:pStyle w:val="CommentText"/>
      </w:pPr>
      <w:r>
        <w:rPr>
          <w:rStyle w:val="CommentReference"/>
        </w:rPr>
        <w:annotationRef/>
      </w:r>
      <w:r>
        <w:t xml:space="preserve">Distance sampling does not require localization - it only requires range.  Does AVADECAF require localization to do distance sampling?  Perhaps it does, but it should be clarified that this is just one way to do distance </w:t>
      </w:r>
      <w:proofErr w:type="spellStart"/>
      <w:r>
        <w:t>smapling</w:t>
      </w:r>
      <w:proofErr w:type="spellEnd"/>
      <w:r>
        <w:t xml:space="preserve"> with PAM data.</w:t>
      </w:r>
    </w:p>
  </w:comment>
  <w:comment w:id="50" w:author="Megan Ryder" w:date="2022-12-07T16:20:00Z" w:initials="MR">
    <w:p w14:paraId="1DB04112" w14:textId="0F45F768" w:rsidR="00341869" w:rsidRDefault="00341869">
      <w:pPr>
        <w:pStyle w:val="CommentText"/>
      </w:pPr>
      <w:r>
        <w:rPr>
          <w:rStyle w:val="CommentReference"/>
        </w:rPr>
        <w:annotationRef/>
      </w:r>
      <w:r>
        <w:t xml:space="preserve">The original AVADECAF report discusses localisation and distance sampling a lot, “As discussed in section 3.3 the role of localization (for range estimation) is fundamental to density estimation using distance sampling approaches.” – implying that localisation is integrated in range estimation in these simulations </w:t>
      </w:r>
    </w:p>
  </w:comment>
  <w:comment w:id="54" w:author="cornelia" w:date="2022-11-30T16:52:00Z" w:initials="c">
    <w:p w14:paraId="48352464" w14:textId="13BA0908" w:rsidR="00F40044" w:rsidRDefault="00F40044">
      <w:pPr>
        <w:pStyle w:val="CommentText"/>
      </w:pPr>
      <w:r>
        <w:rPr>
          <w:rStyle w:val="CommentReference"/>
        </w:rPr>
        <w:annotationRef/>
      </w:r>
      <w:r>
        <w:t xml:space="preserve">Cues? Vocalisations? </w:t>
      </w:r>
    </w:p>
  </w:comment>
  <w:comment w:id="55" w:author="Megan Ryder" w:date="2022-12-07T14:43:00Z" w:initials="MR">
    <w:p w14:paraId="2355BD27" w14:textId="77777777" w:rsidR="006F3357" w:rsidRDefault="006F3357">
      <w:pPr>
        <w:pStyle w:val="CommentText"/>
      </w:pPr>
      <w:r>
        <w:rPr>
          <w:rStyle w:val="CommentReference"/>
        </w:rPr>
        <w:annotationRef/>
      </w:r>
      <w:r>
        <w:t>I think either works in this context</w:t>
      </w:r>
    </w:p>
    <w:p w14:paraId="1620DED9" w14:textId="32668DAC" w:rsidR="006F3357" w:rsidRDefault="006F3357">
      <w:pPr>
        <w:pStyle w:val="CommentText"/>
      </w:pPr>
    </w:p>
  </w:comment>
  <w:comment w:id="52" w:author="Danielle Harris" w:date="2022-12-05T09:32:00Z" w:initials="DH">
    <w:p w14:paraId="69A7C425" w14:textId="77777777" w:rsidR="00050320" w:rsidRDefault="00050320" w:rsidP="001E6AC9">
      <w:pPr>
        <w:pStyle w:val="CommentText"/>
      </w:pPr>
      <w:r>
        <w:rPr>
          <w:rStyle w:val="CommentReference"/>
        </w:rPr>
        <w:annotationRef/>
      </w:r>
      <w:r>
        <w:t xml:space="preserve">I think that it is less about the species vocalisations and more about the design of the survey and instrument number and configuration. In theory, you could design a DS and a SCR survey for every species from a blue whale to a harbour porpoise, but it's a question of available equipment. </w:t>
      </w:r>
    </w:p>
  </w:comment>
  <w:comment w:id="53" w:author="Megan Ryder" w:date="2022-12-07T17:11:00Z" w:initials="MR">
    <w:p w14:paraId="2A76DA92" w14:textId="1E961B66" w:rsidR="00806755" w:rsidRDefault="00806755">
      <w:pPr>
        <w:pStyle w:val="CommentText"/>
      </w:pPr>
      <w:r>
        <w:rPr>
          <w:rStyle w:val="CommentReference"/>
        </w:rPr>
        <w:annotationRef/>
      </w:r>
      <w:r>
        <w:t xml:space="preserve">Thanks for raising this Danielle, would be great to have others thoughts on this too as it is something that I have been unsure of! </w:t>
      </w:r>
    </w:p>
  </w:comment>
  <w:comment w:id="57" w:author="Tiago Marques" w:date="2022-12-01T15:01:00Z" w:initials="TM">
    <w:p w14:paraId="54CAEE80" w14:textId="2E0008C0" w:rsidR="004F6EE2" w:rsidRDefault="004F6EE2" w:rsidP="006B391B">
      <w:pPr>
        <w:pStyle w:val="CommentText"/>
      </w:pPr>
      <w:r>
        <w:rPr>
          <w:rStyle w:val="CommentReference"/>
        </w:rPr>
        <w:annotationRef/>
      </w:r>
      <w:r>
        <w:t>If you had a ranging from a single sensor, this is not needed (e.g. Marques et al. 2011)</w:t>
      </w:r>
    </w:p>
  </w:comment>
  <w:comment w:id="58" w:author="Megan Ryder" w:date="2022-12-07T17:20:00Z" w:initials="MR">
    <w:p w14:paraId="289BEE6B" w14:textId="3B5607CA" w:rsidR="00456D1D" w:rsidRDefault="00456D1D">
      <w:pPr>
        <w:pStyle w:val="CommentText"/>
      </w:pPr>
      <w:r>
        <w:rPr>
          <w:rStyle w:val="CommentReference"/>
        </w:rPr>
        <w:annotationRef/>
      </w:r>
      <w:r>
        <w:t>Thanks for all of your feedback Tiago, I’m not sure that I fully understand this comment?</w:t>
      </w:r>
    </w:p>
  </w:comment>
  <w:comment w:id="56" w:author="cornelia" w:date="2022-11-30T16:52:00Z" w:initials="c">
    <w:p w14:paraId="62F94575" w14:textId="43840A2C" w:rsidR="00F40044" w:rsidRDefault="00F40044">
      <w:pPr>
        <w:pStyle w:val="CommentText"/>
      </w:pPr>
      <w:r>
        <w:rPr>
          <w:rStyle w:val="CommentReference"/>
        </w:rPr>
        <w:annotationRef/>
      </w:r>
      <w:r>
        <w:t>Repetition again</w:t>
      </w:r>
    </w:p>
  </w:comment>
  <w:comment w:id="59" w:author="Tiago Marques" w:date="2022-12-01T15:09:00Z" w:initials="TM">
    <w:p w14:paraId="218772D4" w14:textId="77777777" w:rsidR="006F3255" w:rsidRDefault="006F3255" w:rsidP="00BE218F">
      <w:pPr>
        <w:pStyle w:val="CommentText"/>
      </w:pPr>
      <w:r>
        <w:rPr>
          <w:rStyle w:val="CommentReference"/>
        </w:rPr>
        <w:annotationRef/>
      </w:r>
      <w:r>
        <w:t>Should we say sounds... With beaked whales, our example, these are not calls but clicks say?</w:t>
      </w:r>
    </w:p>
  </w:comment>
  <w:comment w:id="60" w:author="Megan Ryder" w:date="2022-12-07T17:21:00Z" w:initials="MR">
    <w:p w14:paraId="3C7C670A" w14:textId="56C21C32" w:rsidR="00456D1D" w:rsidRDefault="00456D1D">
      <w:pPr>
        <w:pStyle w:val="CommentText"/>
      </w:pPr>
      <w:r>
        <w:rPr>
          <w:rStyle w:val="CommentReference"/>
        </w:rPr>
        <w:annotationRef/>
      </w:r>
      <w:r>
        <w:t>Changed to detections to be less specific</w:t>
      </w:r>
    </w:p>
  </w:comment>
  <w:comment w:id="61" w:author="Danielle Harris" w:date="2022-12-05T09:39:00Z" w:initials="DH">
    <w:p w14:paraId="58F888E7" w14:textId="77777777" w:rsidR="003A27B0" w:rsidRDefault="003A27B0" w:rsidP="00252DB9">
      <w:pPr>
        <w:pStyle w:val="CommentText"/>
      </w:pPr>
      <w:r>
        <w:rPr>
          <w:rStyle w:val="CommentReference"/>
        </w:rPr>
        <w:annotationRef/>
      </w:r>
      <w:r>
        <w:t>Detailed knowledge about range is not required to match calls. And detailed knowledge about the call characteristics also sounds more complex than I think it needs to be. To match calls across sensors, you need good enough timing across the sensors so that the same call can be confidently identified, and also that the calls are distinct enough (for example, lots of low SNR calls is likely going to be too challenging to match).</w:t>
      </w:r>
    </w:p>
  </w:comment>
  <w:comment w:id="62" w:author="Megan Ryder" w:date="2022-12-07T17:28:00Z" w:initials="MR">
    <w:p w14:paraId="0F4D6B05" w14:textId="6157BDB7" w:rsidR="008E61F1" w:rsidRDefault="008E61F1">
      <w:pPr>
        <w:pStyle w:val="CommentText"/>
      </w:pPr>
      <w:r>
        <w:rPr>
          <w:rStyle w:val="CommentReference"/>
        </w:rPr>
        <w:annotationRef/>
      </w:r>
      <w:r>
        <w:t>Cornelia provided these sentences on SECR, as I am not particularly knowledgeable on this topic perhaps there should be further conversation about this?</w:t>
      </w:r>
    </w:p>
  </w:comment>
  <w:comment w:id="63" w:author="Tiago Marques" w:date="2022-12-01T15:11:00Z" w:initials="TM">
    <w:p w14:paraId="3DC6F21C" w14:textId="4139D756" w:rsidR="006F3255" w:rsidRDefault="006F3255" w:rsidP="006C6892">
      <w:pPr>
        <w:pStyle w:val="CommentText"/>
      </w:pPr>
      <w:r>
        <w:rPr>
          <w:rStyle w:val="CommentReference"/>
        </w:rPr>
        <w:annotationRef/>
      </w:r>
      <w:r>
        <w:t>Not mentioned it, reader does not know what this is</w:t>
      </w:r>
    </w:p>
  </w:comment>
  <w:comment w:id="64" w:author="Megan Ryder" w:date="2022-12-14T15:04:00Z" w:initials="MR">
    <w:p w14:paraId="33BDDC87" w14:textId="279D324B" w:rsidR="003F31C0" w:rsidRDefault="003F31C0">
      <w:pPr>
        <w:pStyle w:val="CommentText"/>
      </w:pPr>
      <w:r>
        <w:rPr>
          <w:rStyle w:val="CommentReference"/>
        </w:rPr>
        <w:annotationRef/>
      </w:r>
      <w:r>
        <w:t>Changed accordingly</w:t>
      </w:r>
    </w:p>
  </w:comment>
  <w:comment w:id="67" w:author="Len Thomas" w:date="2022-12-01T21:50:00Z" w:initials="LT">
    <w:p w14:paraId="11FB2D59" w14:textId="77777777" w:rsidR="006122DE" w:rsidRDefault="006122DE" w:rsidP="00AF37A9">
      <w:pPr>
        <w:pStyle w:val="CommentText"/>
      </w:pPr>
      <w:r>
        <w:rPr>
          <w:rStyle w:val="CommentReference"/>
        </w:rPr>
        <w:annotationRef/>
      </w:r>
      <w:r>
        <w:t>Because rather than whereby?</w:t>
      </w:r>
    </w:p>
  </w:comment>
  <w:comment w:id="68" w:author="Len Thomas" w:date="2022-12-01T21:51:00Z" w:initials="LT">
    <w:p w14:paraId="381DD53E" w14:textId="77777777" w:rsidR="006122DE" w:rsidRDefault="006122DE" w:rsidP="00987243">
      <w:pPr>
        <w:pStyle w:val="CommentText"/>
      </w:pPr>
      <w:r>
        <w:rPr>
          <w:rStyle w:val="CommentReference"/>
        </w:rPr>
        <w:annotationRef/>
      </w:r>
      <w:r>
        <w:t>I expect the answer depends very much on the scenario.</w:t>
      </w:r>
    </w:p>
  </w:comment>
  <w:comment w:id="69" w:author="Danielle Harris" w:date="2022-12-05T09:47:00Z" w:initials="DH">
    <w:p w14:paraId="2C48A5D3" w14:textId="77777777" w:rsidR="009B0A59" w:rsidRDefault="009B0A59" w:rsidP="00C877ED">
      <w:pPr>
        <w:pStyle w:val="CommentText"/>
      </w:pPr>
      <w:r>
        <w:rPr>
          <w:rStyle w:val="CommentReference"/>
        </w:rPr>
        <w:annotationRef/>
      </w:r>
      <w:r>
        <w:t>Use the p-node term as defined above?</w:t>
      </w:r>
    </w:p>
  </w:comment>
  <w:comment w:id="70" w:author="Megan Ryder" w:date="2022-12-08T17:01:00Z" w:initials="MR">
    <w:p w14:paraId="253E8013" w14:textId="4C3C2B69" w:rsidR="00F87C4F" w:rsidRDefault="00F87C4F">
      <w:pPr>
        <w:pStyle w:val="CommentText"/>
      </w:pPr>
      <w:r>
        <w:rPr>
          <w:rStyle w:val="CommentReference"/>
        </w:rPr>
        <w:annotationRef/>
      </w:r>
      <w:r>
        <w:t xml:space="preserve">p-node reference removed to not confuse the reader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71" w:author="cornelia" w:date="2022-11-09T12:13:00Z" w:initials="c">
    <w:p w14:paraId="47452435" w14:textId="35D58AF8" w:rsidR="00435554" w:rsidRDefault="00435554" w:rsidP="00435554">
      <w:pPr>
        <w:pStyle w:val="CommentText"/>
      </w:pPr>
      <w:r>
        <w:rPr>
          <w:rStyle w:val="CommentReference"/>
        </w:rPr>
        <w:annotationRef/>
      </w:r>
      <w:r>
        <w:t xml:space="preserve">Is it surfaces, i.e. multiple surfaces for each simulation? Or is it one surface per simulation, can’t remember. </w:t>
      </w:r>
    </w:p>
  </w:comment>
  <w:comment w:id="72" w:author="Megan Ryder" w:date="2022-11-23T16:16:00Z" w:initials="MR">
    <w:p w14:paraId="69345844" w14:textId="24397B98" w:rsidR="000838C2" w:rsidRDefault="000838C2">
      <w:pPr>
        <w:pStyle w:val="CommentText"/>
      </w:pPr>
      <w:r>
        <w:rPr>
          <w:rStyle w:val="CommentReference"/>
        </w:rPr>
        <w:annotationRef/>
      </w:r>
      <w:r>
        <w:t>Edited, one surface of animal density per simulation (based on figure from AVADECAF report)</w:t>
      </w:r>
    </w:p>
  </w:comment>
  <w:comment w:id="73" w:author="Tiago Marques" w:date="2022-12-01T16:20:00Z" w:initials="TM">
    <w:p w14:paraId="031AA8F1" w14:textId="77777777" w:rsidR="0038376E" w:rsidRDefault="0038376E" w:rsidP="001040FC">
      <w:pPr>
        <w:pStyle w:val="CommentText"/>
      </w:pPr>
      <w:r>
        <w:rPr>
          <w:rStyle w:val="CommentReference"/>
        </w:rPr>
        <w:annotationRef/>
      </w:r>
      <w:r>
        <w:t>I assume this is 1 new surface for each sim, but there's an underlying process across all sims, this must be clear I guess?</w:t>
      </w:r>
    </w:p>
  </w:comment>
  <w:comment w:id="74" w:author="Danielle Harris" w:date="2022-12-05T09:49:00Z" w:initials="DH">
    <w:p w14:paraId="7697A734" w14:textId="77777777" w:rsidR="00856D7E" w:rsidRDefault="00856D7E" w:rsidP="000459D7">
      <w:pPr>
        <w:pStyle w:val="CommentText"/>
      </w:pPr>
      <w:r>
        <w:rPr>
          <w:rStyle w:val="CommentReference"/>
        </w:rPr>
        <w:annotationRef/>
      </w:r>
      <w:r>
        <w:t>Further to my previous comment, is the uniform detection function available?</w:t>
      </w:r>
    </w:p>
  </w:comment>
  <w:comment w:id="75" w:author="Megan Ryder" w:date="2022-12-08T17:39:00Z" w:initials="MR">
    <w:p w14:paraId="1D3B5872" w14:textId="0D4AD5F3" w:rsidR="006641B4" w:rsidRDefault="006641B4">
      <w:pPr>
        <w:pStyle w:val="CommentText"/>
      </w:pPr>
      <w:r>
        <w:rPr>
          <w:rStyle w:val="CommentReference"/>
        </w:rPr>
        <w:annotationRef/>
      </w:r>
      <w:r>
        <w:t>Cornelia – do you have info about this?</w:t>
      </w:r>
    </w:p>
  </w:comment>
  <w:comment w:id="76" w:author="Ruth Joy" w:date="2022-12-03T08:58:00Z" w:initials="RJ">
    <w:p w14:paraId="6957D931" w14:textId="3EB1AD5A" w:rsidR="0061142F" w:rsidRDefault="0061142F">
      <w:pPr>
        <w:pStyle w:val="CommentText"/>
      </w:pPr>
      <w:r>
        <w:rPr>
          <w:rStyle w:val="CommentReference"/>
        </w:rPr>
        <w:annotationRef/>
      </w:r>
      <w:r>
        <w:t>Alpha?</w:t>
      </w:r>
    </w:p>
  </w:comment>
  <w:comment w:id="79" w:author="Tiago Marques" w:date="2022-12-01T16:25:00Z" w:initials="TM">
    <w:p w14:paraId="5737D2AB" w14:textId="77777777" w:rsidR="0038376E" w:rsidRDefault="0038376E" w:rsidP="00C459C1">
      <w:pPr>
        <w:pStyle w:val="CommentText"/>
      </w:pPr>
      <w:r>
        <w:rPr>
          <w:rStyle w:val="CommentReference"/>
        </w:rPr>
        <w:annotationRef/>
      </w:r>
      <w:r>
        <w:t>Surely this can be changed by the user, or is 1000 a special value?</w:t>
      </w:r>
    </w:p>
  </w:comment>
  <w:comment w:id="80" w:author="Megan Ryder" w:date="2022-12-09T10:14:00Z" w:initials="MR">
    <w:p w14:paraId="2264B4B8" w14:textId="27041430" w:rsidR="00145BFF" w:rsidRDefault="00145BFF">
      <w:pPr>
        <w:pStyle w:val="CommentText"/>
      </w:pPr>
      <w:r>
        <w:rPr>
          <w:rStyle w:val="CommentReference"/>
        </w:rPr>
        <w:annotationRef/>
      </w:r>
      <w:r>
        <w:t>Pretty sure you can change this, but I think that running 1000 simulations is quite common practice? ( I think?)</w:t>
      </w:r>
    </w:p>
  </w:comment>
  <w:comment w:id="77" w:author="cornelia" w:date="2022-11-30T17:09:00Z" w:initials="c">
    <w:p w14:paraId="3076FF94" w14:textId="6DD18B3E" w:rsidR="00B27B5A" w:rsidRDefault="00B27B5A">
      <w:pPr>
        <w:pStyle w:val="CommentText"/>
      </w:pPr>
      <w:r>
        <w:rPr>
          <w:rStyle w:val="CommentReference"/>
        </w:rPr>
        <w:annotationRef/>
      </w:r>
      <w:r>
        <w:t xml:space="preserve">This is not clear. You need to describe in more detail how it is evaluated at each iteration whether a change was detected and how this is combined into statistical power. I don’t remember the details atm. </w:t>
      </w:r>
    </w:p>
  </w:comment>
  <w:comment w:id="78" w:author="Megan Ryder" w:date="2022-12-09T10:44:00Z" w:initials="MR">
    <w:p w14:paraId="176A6659" w14:textId="5AA84899" w:rsidR="00A47107" w:rsidRDefault="00A47107">
      <w:pPr>
        <w:pStyle w:val="CommentText"/>
      </w:pPr>
      <w:r>
        <w:rPr>
          <w:rStyle w:val="CommentReference"/>
        </w:rPr>
        <w:annotationRef/>
      </w:r>
      <w:r>
        <w:t xml:space="preserve">What sort of level of detail are we looking for here? The main text in the AVADECAF report uses this level of detail (p. 86), but includes details on the simulation in the appendix </w:t>
      </w:r>
    </w:p>
  </w:comment>
  <w:comment w:id="81" w:author="cornelia" w:date="2022-11-30T17:14:00Z" w:initials="c">
    <w:p w14:paraId="2F52B2CD" w14:textId="70DA49CE" w:rsidR="00BE2135" w:rsidRDefault="00BE2135">
      <w:pPr>
        <w:pStyle w:val="CommentText"/>
      </w:pPr>
      <w:r>
        <w:rPr>
          <w:rStyle w:val="CommentReference"/>
        </w:rPr>
        <w:annotationRef/>
      </w:r>
      <w:r>
        <w:t xml:space="preserve">what 1-f does is adjust </w:t>
      </w:r>
      <w:proofErr w:type="spellStart"/>
      <w:r>
        <w:t>nc</w:t>
      </w:r>
      <w:proofErr w:type="spellEnd"/>
      <w:r>
        <w:t xml:space="preserve"> for false positives. </w:t>
      </w:r>
    </w:p>
  </w:comment>
  <w:comment w:id="82" w:author="Megan Ryder" w:date="2022-12-09T11:58:00Z" w:initials="MR">
    <w:p w14:paraId="53EA45C1" w14:textId="099C3195" w:rsidR="008B43C9" w:rsidRDefault="008B43C9">
      <w:pPr>
        <w:pStyle w:val="CommentText"/>
      </w:pPr>
      <w:r>
        <w:rPr>
          <w:rStyle w:val="CommentReference"/>
        </w:rPr>
        <w:annotationRef/>
      </w:r>
      <w:r>
        <w:t xml:space="preserve">AVADECAF report: ‘. We further acknowledge that a known proportion of the ‘cue’ detections, </w:t>
      </w:r>
      <w:proofErr w:type="spellStart"/>
      <w:r>
        <w:t>nc</w:t>
      </w:r>
      <w:proofErr w:type="spellEnd"/>
      <w:r>
        <w:t xml:space="preserve">, might be false positives, denoted with </w:t>
      </w:r>
      <w:r>
        <w:rPr>
          <w:rFonts w:ascii="Cambria Math" w:hAnsi="Cambria Math" w:cs="Cambria Math"/>
        </w:rPr>
        <w:t>𝑓</w:t>
      </w:r>
      <w:r>
        <w:t xml:space="preserve"> (see Section 8.1.8.2), such that (1-f) is the proportion of correctly detected cues’ </w:t>
      </w:r>
    </w:p>
  </w:comment>
  <w:comment w:id="83" w:author="Cormac Booth" w:date="2022-11-13T14:12:00Z" w:initials="CB">
    <w:p w14:paraId="0235F299" w14:textId="79107900" w:rsidR="00030005" w:rsidRDefault="00030005" w:rsidP="00974928">
      <w:r>
        <w:rPr>
          <w:rStyle w:val="CommentReference"/>
        </w:rPr>
        <w:annotationRef/>
      </w:r>
      <w:r>
        <w:rPr>
          <w:rFonts w:ascii="Arial" w:hAnsi="Arial"/>
        </w:rPr>
        <w:t>Not 100% sure this is correctly specified - maybe check how this  is written in the AVADECAF report. (I’ve been wrong before)</w:t>
      </w:r>
    </w:p>
  </w:comment>
  <w:comment w:id="84" w:author="Megan Ryder" w:date="2022-11-24T06:16:00Z" w:initials="MR">
    <w:p w14:paraId="5AD5583B" w14:textId="41AB5563" w:rsidR="00953127" w:rsidRDefault="00953127">
      <w:pPr>
        <w:pStyle w:val="CommentText"/>
      </w:pPr>
      <w:r>
        <w:rPr>
          <w:rStyle w:val="CommentReference"/>
        </w:rPr>
        <w:annotationRef/>
      </w:r>
      <w:r>
        <w:t xml:space="preserve">According to the </w:t>
      </w:r>
      <w:proofErr w:type="spellStart"/>
      <w:r>
        <w:t>avadecaf</w:t>
      </w:r>
      <w:proofErr w:type="spellEnd"/>
      <w:r>
        <w:t xml:space="preserve"> report ‘Rather than each cue indicating a single animal as with surveys that count individuals directly, animals produces cues at an average ‘cue production rate’, c (e.g. number of cues per second).’ </w:t>
      </w:r>
    </w:p>
  </w:comment>
  <w:comment w:id="85" w:author="Tiago Marques" w:date="2022-12-01T16:29:00Z" w:initials="TM">
    <w:p w14:paraId="53ADFBB7" w14:textId="77777777" w:rsidR="0038376E" w:rsidRDefault="0038376E" w:rsidP="00AF56F1">
      <w:pPr>
        <w:pStyle w:val="CommentText"/>
      </w:pPr>
      <w:r>
        <w:rPr>
          <w:rStyle w:val="CommentReference"/>
        </w:rPr>
        <w:annotationRef/>
      </w:r>
      <w:r>
        <w:t>This sounds weird. There something not adding up. Worth a chat?</w:t>
      </w:r>
    </w:p>
  </w:comment>
  <w:comment w:id="86" w:author="Len Thomas" w:date="2022-12-01T21:55:00Z" w:initials="LT">
    <w:p w14:paraId="4EEC5B4F" w14:textId="77777777" w:rsidR="000E6939" w:rsidRDefault="000E6939" w:rsidP="00701B5B">
      <w:pPr>
        <w:pStyle w:val="CommentText"/>
      </w:pPr>
      <w:r>
        <w:rPr>
          <w:rStyle w:val="CommentReference"/>
        </w:rPr>
        <w:annotationRef/>
      </w:r>
      <w:r>
        <w:t>Yes, this is simply incorrect as written.  The cue rate is there to convert the estimated density of cues to the density of individuals.  I would hope this is clearly stated in the Marques et al 2009 paper, for example.</w:t>
      </w:r>
    </w:p>
  </w:comment>
  <w:comment w:id="87" w:author="Megan Ryder" w:date="2022-12-09T12:04:00Z" w:initials="MR">
    <w:p w14:paraId="1252CB88" w14:textId="120A1A5B" w:rsidR="008B43C9" w:rsidRDefault="008B43C9">
      <w:pPr>
        <w:pStyle w:val="CommentText"/>
      </w:pPr>
      <w:r>
        <w:rPr>
          <w:rStyle w:val="CommentReference"/>
        </w:rPr>
        <w:annotationRef/>
      </w:r>
      <w:r>
        <w:t xml:space="preserve">Cormac – thoughts on this? Can be changed according to Marques 2009, but then will be diverging from AVADECAF report </w:t>
      </w:r>
    </w:p>
  </w:comment>
  <w:comment w:id="89" w:author="Tiago Marques" w:date="2022-12-01T16:32:00Z" w:initials="TM">
    <w:p w14:paraId="498C8B46" w14:textId="4A6DD89D" w:rsidR="009C52D4" w:rsidRDefault="009C52D4" w:rsidP="002A09D4">
      <w:pPr>
        <w:pStyle w:val="CommentText"/>
      </w:pPr>
      <w:r>
        <w:rPr>
          <w:rStyle w:val="CommentReference"/>
        </w:rPr>
        <w:annotationRef/>
      </w:r>
      <w:r>
        <w:t>I find this confusing. What are you referring to. Is this about g0? i.e. about availability?</w:t>
      </w:r>
    </w:p>
  </w:comment>
  <w:comment w:id="90" w:author="Len Thomas" w:date="2022-12-01T21:59:00Z" w:initials="LT">
    <w:p w14:paraId="76BA6F50" w14:textId="77777777" w:rsidR="000E565E" w:rsidRDefault="000E565E" w:rsidP="00492E65">
      <w:pPr>
        <w:pStyle w:val="CommentText"/>
      </w:pPr>
      <w:r>
        <w:rPr>
          <w:rStyle w:val="CommentReference"/>
        </w:rPr>
        <w:annotationRef/>
      </w:r>
      <w:r>
        <w:t>I agree with Tiago.  As written this seems wrong.  The previous p is what accounts for things like orientation of the individual.</w:t>
      </w:r>
    </w:p>
  </w:comment>
  <w:comment w:id="91" w:author="Danielle Harris" w:date="2022-12-05T09:59:00Z" w:initials="DH">
    <w:p w14:paraId="00C779FC" w14:textId="77777777" w:rsidR="00697875" w:rsidRDefault="00697875" w:rsidP="00D63E43">
      <w:pPr>
        <w:pStyle w:val="CommentText"/>
      </w:pPr>
      <w:r>
        <w:rPr>
          <w:rStyle w:val="CommentReference"/>
        </w:rPr>
        <w:annotationRef/>
      </w:r>
      <w:r>
        <w:t>Agree too!</w:t>
      </w:r>
    </w:p>
  </w:comment>
  <w:comment w:id="92" w:author="Megan Ryder" w:date="2022-12-09T12:57:00Z" w:initials="MR">
    <w:p w14:paraId="23FC4C6E" w14:textId="7FD6557D" w:rsidR="00C91841" w:rsidRDefault="00C91841">
      <w:pPr>
        <w:pStyle w:val="CommentText"/>
      </w:pPr>
      <w:r>
        <w:rPr>
          <w:rStyle w:val="CommentReference"/>
        </w:rPr>
        <w:annotationRef/>
      </w:r>
      <w:r>
        <w:t xml:space="preserve">AVADECAF report (p80): ‘parameter </w:t>
      </w:r>
      <w:r>
        <w:rPr>
          <w:rFonts w:ascii="Cambria Math" w:hAnsi="Cambria Math" w:cs="Cambria Math"/>
        </w:rPr>
        <w:t>𝑎𝑝𝑒𝑟𝑐</w:t>
      </w:r>
      <w:r>
        <w:t xml:space="preserve"> represents the proportion of cues that are missed directly over the sensor….</w:t>
      </w:r>
      <w:r w:rsidRPr="00C91841">
        <w:t xml:space="preserve"> </w:t>
      </w:r>
      <w:r>
        <w:t xml:space="preserve">In the context of PAM systems, missed detections at the point or on the line are often the result of perception bias, for example, due to the directionality of an animal’s beam profile, which is captured through the parameter described by </w:t>
      </w:r>
      <w:proofErr w:type="spellStart"/>
      <w:r>
        <w:t>aperc</w:t>
      </w:r>
      <w:proofErr w:type="spellEnd"/>
      <w:r>
        <w:t>, referring to perception bias at the point</w:t>
      </w:r>
      <w:r w:rsidR="005D34B7">
        <w:t>’</w:t>
      </w:r>
    </w:p>
  </w:comment>
  <w:comment w:id="93" w:author="cornelia" w:date="2022-11-30T17:19:00Z" w:initials="c">
    <w:p w14:paraId="5736D9E0" w14:textId="01065539" w:rsidR="00D77F35" w:rsidRDefault="00D77F35">
      <w:pPr>
        <w:pStyle w:val="CommentText"/>
      </w:pPr>
      <w:r>
        <w:rPr>
          <w:rStyle w:val="CommentReference"/>
        </w:rPr>
        <w:annotationRef/>
      </w:r>
      <w:r>
        <w:t xml:space="preserve">Very convoluted sentence. Rephrase? Might want to pull out the reasons why into the introduction and only talk about imperfect detection at zero distance here. In any case, the directionality is not the only reason for imperfect detection at zero distance. </w:t>
      </w:r>
    </w:p>
  </w:comment>
  <w:comment w:id="88" w:author="Megan Ryder" w:date="2022-12-23T15:31:00Z" w:initials="MR">
    <w:p w14:paraId="2A1079CA" w14:textId="00147F36" w:rsidR="002B1BD9" w:rsidRDefault="002B1BD9">
      <w:pPr>
        <w:pStyle w:val="CommentText"/>
      </w:pPr>
      <w:r>
        <w:rPr>
          <w:rStyle w:val="CommentReference"/>
        </w:rPr>
        <w:annotationRef/>
      </w:r>
      <w:r>
        <w:t>This is how perception bias is described in the AVADECAF report, Tiago emailed me recently about this, suggesting that the issue might be in the original report definition, and that we might need to rectify this.</w:t>
      </w:r>
    </w:p>
  </w:comment>
  <w:comment w:id="94" w:author="Danielle Harris" w:date="2022-12-05T10:03:00Z" w:initials="DH">
    <w:p w14:paraId="662774ED" w14:textId="77777777" w:rsidR="00A55525" w:rsidRDefault="00A55525" w:rsidP="006C3142">
      <w:pPr>
        <w:pStyle w:val="CommentText"/>
      </w:pPr>
      <w:r>
        <w:rPr>
          <w:rStyle w:val="CommentReference"/>
        </w:rPr>
        <w:annotationRef/>
      </w:r>
      <w:r>
        <w:t xml:space="preserve">Add </w:t>
      </w:r>
      <w:proofErr w:type="spellStart"/>
      <w:r>
        <w:t>latin</w:t>
      </w:r>
      <w:proofErr w:type="spellEnd"/>
      <w:r>
        <w:t xml:space="preserve"> name if not already given?</w:t>
      </w:r>
    </w:p>
  </w:comment>
  <w:comment w:id="95" w:author="Megan Ryder" w:date="2022-12-09T13:01:00Z" w:initials="MR">
    <w:p w14:paraId="38C8C276" w14:textId="6833EEEE" w:rsidR="00C91841" w:rsidRDefault="00C91841">
      <w:pPr>
        <w:pStyle w:val="CommentText"/>
      </w:pPr>
      <w:r>
        <w:rPr>
          <w:rStyle w:val="CommentReference"/>
        </w:rPr>
        <w:annotationRef/>
      </w:r>
      <w:r>
        <w:t>Already given above, thanks!</w:t>
      </w:r>
    </w:p>
  </w:comment>
  <w:comment w:id="96" w:author="Danielle Harris" w:date="2022-12-05T10:00:00Z" w:initials="DH">
    <w:p w14:paraId="14B2A67E" w14:textId="3C6D5AEF" w:rsidR="00AE69E9" w:rsidRDefault="00AE69E9" w:rsidP="00C64DF3">
      <w:pPr>
        <w:pStyle w:val="CommentText"/>
      </w:pPr>
      <w:r>
        <w:rPr>
          <w:rStyle w:val="CommentReference"/>
        </w:rPr>
        <w:annotationRef/>
      </w:r>
      <w:r>
        <w:t>This sentence needs editing...multiple edits have scrambled it a bit.</w:t>
      </w:r>
    </w:p>
  </w:comment>
  <w:comment w:id="98" w:author="Len Thomas" w:date="2022-12-01T22:04:00Z" w:initials="LT">
    <w:p w14:paraId="7DB784A3" w14:textId="77777777" w:rsidR="0019379F" w:rsidRDefault="0019379F" w:rsidP="00EB56EE">
      <w:pPr>
        <w:pStyle w:val="CommentText"/>
      </w:pPr>
      <w:r>
        <w:rPr>
          <w:rStyle w:val="CommentReference"/>
        </w:rPr>
        <w:annotationRef/>
      </w:r>
      <w:r>
        <w:t>May need to be capitalized if you are talking about a particular navy?</w:t>
      </w:r>
    </w:p>
  </w:comment>
  <w:comment w:id="103" w:author="Len Thomas" w:date="2022-12-01T23:49:00Z" w:initials="LT">
    <w:p w14:paraId="7DA94EB8" w14:textId="77777777" w:rsidR="00AB7F71" w:rsidRDefault="00AB7F71" w:rsidP="0052764F">
      <w:pPr>
        <w:pStyle w:val="CommentText"/>
      </w:pPr>
      <w:r>
        <w:rPr>
          <w:rStyle w:val="CommentReference"/>
        </w:rPr>
        <w:annotationRef/>
      </w:r>
      <w:r>
        <w:t>Accept it's imprecise - but all the same I feel like you shouldn't present results (e.g., Figure 2) without presenting the methods used to obtain them, and in this case that means specifying all inputs, so readers can recreate what you did (or giving the code in supplementary materials, and saying you've done that).</w:t>
      </w:r>
    </w:p>
  </w:comment>
  <w:comment w:id="104" w:author="Megan Ryder" w:date="2022-12-09T13:06:00Z" w:initials="MR">
    <w:p w14:paraId="42B0C4DB" w14:textId="0D92048E" w:rsidR="00D62490" w:rsidRDefault="00D62490">
      <w:pPr>
        <w:pStyle w:val="CommentText"/>
      </w:pPr>
      <w:r>
        <w:rPr>
          <w:rStyle w:val="CommentReference"/>
        </w:rPr>
        <w:annotationRef/>
      </w:r>
      <w:r>
        <w:t xml:space="preserve">Not sure I agree, the chapter publication is meant to provide an overview rather than a detailed report on everything that you need to know </w:t>
      </w:r>
    </w:p>
  </w:comment>
  <w:comment w:id="100" w:author="Danielle Harris" w:date="2022-12-05T10:04:00Z" w:initials="DH">
    <w:p w14:paraId="5270ED9E" w14:textId="77777777" w:rsidR="00E80F99" w:rsidRDefault="00E80F99" w:rsidP="00C276A4">
      <w:pPr>
        <w:pStyle w:val="CommentText"/>
      </w:pPr>
      <w:r>
        <w:rPr>
          <w:rStyle w:val="CommentReference"/>
        </w:rPr>
        <w:annotationRef/>
      </w:r>
      <w:r>
        <w:t>This sounds more for the discussion section than before the results are presented.</w:t>
      </w:r>
    </w:p>
  </w:comment>
  <w:comment w:id="101" w:author="Megan Ryder" w:date="2022-12-09T13:05:00Z" w:initials="MR">
    <w:p w14:paraId="61FFC446" w14:textId="6A930523" w:rsidR="00D62490" w:rsidRDefault="00D62490">
      <w:pPr>
        <w:pStyle w:val="CommentText"/>
      </w:pPr>
      <w:r>
        <w:rPr>
          <w:rStyle w:val="CommentReference"/>
        </w:rPr>
        <w:annotationRef/>
      </w:r>
      <w:r>
        <w:t>Agree but I think provides context prior to an ‘example’ rather than results as might be expected in a standard publication</w:t>
      </w:r>
    </w:p>
  </w:comment>
  <w:comment w:id="102" w:author="Megan Ryder" w:date="2022-12-09T13:06:00Z" w:initials="MR">
    <w:p w14:paraId="253906DA" w14:textId="17C8ABB2" w:rsidR="00D62490" w:rsidRDefault="00D62490">
      <w:pPr>
        <w:pStyle w:val="CommentText"/>
      </w:pPr>
      <w:r>
        <w:rPr>
          <w:rStyle w:val="CommentReference"/>
        </w:rPr>
        <w:annotationRef/>
      </w:r>
    </w:p>
  </w:comment>
  <w:comment w:id="105" w:author="Ruth Joy" w:date="2022-12-03T09:07:00Z" w:initials="RJ">
    <w:p w14:paraId="57816714" w14:textId="7B615FEC" w:rsidR="00712249" w:rsidRDefault="00712249" w:rsidP="000B715F">
      <w:pPr>
        <w:pStyle w:val="CommentText"/>
      </w:pPr>
      <w:r>
        <w:rPr>
          <w:rStyle w:val="CommentReference"/>
        </w:rPr>
        <w:annotationRef/>
      </w:r>
      <w:r>
        <w:t xml:space="preserve">The x -axis is stretch 2x that of the y axis, both of which are in km. </w:t>
      </w:r>
      <w:r>
        <w:rPr>
          <w:noProof/>
        </w:rPr>
        <w:t xml:space="preserve">I've pasted in one of the figures we did that has the scale correct, and </w:t>
      </w:r>
      <w:r w:rsidR="0047054D">
        <w:rPr>
          <w:noProof/>
        </w:rPr>
        <w:t xml:space="preserve">I think </w:t>
      </w:r>
      <w:r>
        <w:rPr>
          <w:noProof/>
        </w:rPr>
        <w:t>is similar</w:t>
      </w:r>
      <w:r w:rsidR="0047054D">
        <w:rPr>
          <w:noProof/>
        </w:rPr>
        <w:t xml:space="preserve"> (the same?)</w:t>
      </w:r>
      <w:r>
        <w:rPr>
          <w:noProof/>
        </w:rPr>
        <w:t xml:space="preserve"> </w:t>
      </w:r>
      <w:r w:rsidR="0047054D">
        <w:rPr>
          <w:noProof/>
        </w:rPr>
        <w:t>as</w:t>
      </w:r>
      <w:r>
        <w:rPr>
          <w:noProof/>
        </w:rPr>
        <w:t xml:space="preserve"> yours, where we </w:t>
      </w:r>
      <w:r w:rsidR="0047054D">
        <w:rPr>
          <w:noProof/>
        </w:rPr>
        <w:t xml:space="preserve">just </w:t>
      </w:r>
      <w:r>
        <w:rPr>
          <w:noProof/>
        </w:rPr>
        <w:t>have red as high density region, yellow as low.</w:t>
      </w:r>
    </w:p>
  </w:comment>
  <w:comment w:id="106" w:author="Megan Ryder" w:date="2022-12-09T13:20:00Z" w:initials="MR">
    <w:p w14:paraId="1C2EA96D" w14:textId="74E81050" w:rsidR="006F0171" w:rsidRDefault="006F0171">
      <w:pPr>
        <w:pStyle w:val="CommentText"/>
      </w:pPr>
      <w:r>
        <w:rPr>
          <w:rStyle w:val="CommentReference"/>
        </w:rPr>
        <w:annotationRef/>
      </w:r>
      <w:r>
        <w:t>That’s helpful, thanks Ruth!</w:t>
      </w:r>
    </w:p>
  </w:comment>
  <w:comment w:id="107" w:author="Ruth Joy" w:date="2022-12-03T09:10:00Z" w:initials="RJ">
    <w:p w14:paraId="207B4DB8" w14:textId="418E4BCA" w:rsidR="00712249" w:rsidRDefault="00712249">
      <w:pPr>
        <w:pStyle w:val="CommentText"/>
      </w:pPr>
      <w:r>
        <w:rPr>
          <w:rStyle w:val="CommentReference"/>
        </w:rPr>
        <w:annotationRef/>
      </w:r>
      <w:r>
        <w:t>Inputs?</w:t>
      </w:r>
    </w:p>
  </w:comment>
  <w:comment w:id="108" w:author="Len Thomas" w:date="2022-12-01T23:59:00Z" w:initials="LT">
    <w:p w14:paraId="51B240E7" w14:textId="77777777" w:rsidR="007B6FDD" w:rsidRDefault="007B6FDD">
      <w:pPr>
        <w:pStyle w:val="CommentText"/>
      </w:pPr>
      <w:r>
        <w:rPr>
          <w:rStyle w:val="CommentReference"/>
        </w:rPr>
        <w:annotationRef/>
      </w:r>
      <w:r>
        <w:t>Apologies for betraying my ignorance of AVADECAF here, but I'm not sure how this works.  Is the scenario that monitoring is normally only for some short time period in the year, and this scenario involves collecting for two short time periods so there are two independent estimates?  What is assumed about process variation within and between years (i.e., real variation in density)?</w:t>
      </w:r>
    </w:p>
    <w:p w14:paraId="3E70C6F5" w14:textId="77777777" w:rsidR="007B6FDD" w:rsidRDefault="007B6FDD">
      <w:pPr>
        <w:pStyle w:val="CommentText"/>
      </w:pPr>
    </w:p>
    <w:p w14:paraId="0FA5140D" w14:textId="77777777" w:rsidR="007B6FDD" w:rsidRDefault="007B6FDD" w:rsidP="005E4D75">
      <w:pPr>
        <w:pStyle w:val="CommentText"/>
      </w:pPr>
      <w:r>
        <w:t xml:space="preserve">I ask because, at AUTEC, </w:t>
      </w:r>
      <w:proofErr w:type="spellStart"/>
      <w:r>
        <w:t>montiroing</w:t>
      </w:r>
      <w:proofErr w:type="spellEnd"/>
      <w:r>
        <w:t xml:space="preserve"> is more-or-less constant (365 days/year) so the above may not be realistic for there.  If it's a question of having a year of data (say) and then either producing 1 1-year average estimate or 2 6-month average </w:t>
      </w:r>
      <w:proofErr w:type="spellStart"/>
      <w:r>
        <w:t>estimtaes</w:t>
      </w:r>
      <w:proofErr w:type="spellEnd"/>
      <w:r>
        <w:t xml:space="preserve"> then naively </w:t>
      </w:r>
      <w:proofErr w:type="spellStart"/>
      <w:r>
        <w:t>assumign</w:t>
      </w:r>
      <w:proofErr w:type="spellEnd"/>
      <w:r>
        <w:t xml:space="preserve"> the 2 estimates double the sample size and reduce precision is not correct.</w:t>
      </w:r>
    </w:p>
  </w:comment>
  <w:comment w:id="109" w:author="Megan Ryder" w:date="2022-12-09T13:24:00Z" w:initials="MR">
    <w:p w14:paraId="73607FF9" w14:textId="073A3888" w:rsidR="00745E68" w:rsidRDefault="00745E68">
      <w:pPr>
        <w:pStyle w:val="CommentText"/>
      </w:pPr>
      <w:r>
        <w:rPr>
          <w:rStyle w:val="CommentReference"/>
        </w:rPr>
        <w:annotationRef/>
      </w:r>
      <w:r>
        <w:t>Not sure I understand Len’s comment here – if anyone else has thoughts on this?</w:t>
      </w:r>
    </w:p>
  </w:comment>
  <w:comment w:id="110" w:author="Tiago Marques" w:date="2022-12-01T18:14:00Z" w:initials="TM">
    <w:p w14:paraId="3DC23FEB" w14:textId="5BC924CF" w:rsidR="00841208" w:rsidRDefault="00841208" w:rsidP="00455539">
      <w:pPr>
        <w:pStyle w:val="CommentText"/>
      </w:pPr>
      <w:r>
        <w:rPr>
          <w:rStyle w:val="CommentReference"/>
        </w:rPr>
        <w:annotationRef/>
      </w:r>
      <w:r>
        <w:t>But you've not defined a scenario, or have you?</w:t>
      </w:r>
    </w:p>
  </w:comment>
  <w:comment w:id="111" w:author="Danielle Harris" w:date="2022-12-05T10:08:00Z" w:initials="DH">
    <w:p w14:paraId="12BCD319" w14:textId="77777777" w:rsidR="00916CC6" w:rsidRDefault="00916CC6" w:rsidP="006D5C8F">
      <w:pPr>
        <w:pStyle w:val="CommentText"/>
      </w:pPr>
      <w:r>
        <w:rPr>
          <w:rStyle w:val="CommentReference"/>
        </w:rPr>
        <w:annotationRef/>
      </w:r>
      <w:r>
        <w:t>Comments appear in the Figure title - be sure to catch them all!</w:t>
      </w:r>
    </w:p>
  </w:comment>
  <w:comment w:id="112" w:author="Megan Ryder" w:date="2022-12-09T13:25:00Z" w:initials="MR">
    <w:p w14:paraId="78AC1851" w14:textId="59E8F5FA" w:rsidR="00E6377A" w:rsidRDefault="00E6377A">
      <w:pPr>
        <w:pStyle w:val="CommentText"/>
      </w:pPr>
      <w:r>
        <w:rPr>
          <w:rStyle w:val="CommentReference"/>
        </w:rPr>
        <w:annotationRef/>
      </w:r>
      <w:r>
        <w:t>Not sure I understand what you mean by this?</w:t>
      </w:r>
    </w:p>
  </w:comment>
  <w:comment w:id="113" w:author="Len Thomas" w:date="2022-12-01T23:50:00Z" w:initials="LT">
    <w:p w14:paraId="01BC138A" w14:textId="621EA520" w:rsidR="00AB7F71" w:rsidRDefault="00AB7F71" w:rsidP="00C00EE9">
      <w:pPr>
        <w:pStyle w:val="CommentText"/>
      </w:pPr>
      <w:r>
        <w:rPr>
          <w:rStyle w:val="CommentReference"/>
        </w:rPr>
        <w:annotationRef/>
      </w:r>
      <w:r>
        <w:t>Does AVADECAF really do this?  If you then have multiple detection functions for your p-nodes, how does it then use these for the n-nodes?</w:t>
      </w:r>
    </w:p>
  </w:comment>
  <w:comment w:id="114" w:author="Danielle Harris" w:date="2022-12-05T10:10:00Z" w:initials="DH">
    <w:p w14:paraId="290F487B" w14:textId="77777777" w:rsidR="00014C59" w:rsidRDefault="00014C59" w:rsidP="000549FA">
      <w:pPr>
        <w:pStyle w:val="CommentText"/>
      </w:pPr>
      <w:r>
        <w:rPr>
          <w:rStyle w:val="CommentReference"/>
        </w:rPr>
        <w:annotationRef/>
      </w:r>
      <w:r>
        <w:t>Suggest naming a few other parameters to make it clear to the reader.</w:t>
      </w:r>
    </w:p>
  </w:comment>
  <w:comment w:id="115" w:author="Megan Ryder" w:date="2022-12-09T16:26:00Z" w:initials="MR">
    <w:p w14:paraId="39E81894" w14:textId="0A9845B0" w:rsidR="00B71D9C" w:rsidRDefault="00B71D9C">
      <w:pPr>
        <w:pStyle w:val="CommentText"/>
      </w:pPr>
      <w:r>
        <w:rPr>
          <w:rStyle w:val="CommentReference"/>
        </w:rPr>
        <w:annotationRef/>
      </w:r>
      <w:r>
        <w:t>Thanks!</w:t>
      </w:r>
    </w:p>
  </w:comment>
  <w:comment w:id="118" w:author="Tiago Marques" w:date="2022-12-01T18:20:00Z" w:initials="TM">
    <w:p w14:paraId="37D26A51" w14:textId="4C5B9D0B" w:rsidR="00841208" w:rsidRDefault="00841208" w:rsidP="00B85AD5">
      <w:pPr>
        <w:pStyle w:val="CommentText"/>
      </w:pPr>
      <w:r>
        <w:rPr>
          <w:rStyle w:val="CommentReference"/>
        </w:rPr>
        <w:annotationRef/>
      </w:r>
      <w:r>
        <w:t>Unclear to me... What is the level of this sub-heading? Are we in a discussion already say?</w:t>
      </w:r>
    </w:p>
  </w:comment>
  <w:comment w:id="119" w:author="Tiago Marques" w:date="2022-12-01T18:21:00Z" w:initials="TM">
    <w:p w14:paraId="621DD6BB" w14:textId="77777777" w:rsidR="00841208" w:rsidRDefault="00841208" w:rsidP="00634F42">
      <w:pPr>
        <w:pStyle w:val="CommentText"/>
      </w:pPr>
      <w:r>
        <w:rPr>
          <w:rStyle w:val="CommentReference"/>
        </w:rPr>
        <w:annotationRef/>
      </w:r>
      <w:r>
        <w:t>If so, should we call it "Discussion"? Though is weird since we had Methods and then no "Results"?</w:t>
      </w:r>
    </w:p>
  </w:comment>
  <w:comment w:id="120" w:author="Danielle Harris" w:date="2022-12-05T10:12:00Z" w:initials="DH">
    <w:p w14:paraId="05A670DA" w14:textId="77777777" w:rsidR="004E5344" w:rsidRDefault="004E5344" w:rsidP="00E059D7">
      <w:pPr>
        <w:pStyle w:val="CommentText"/>
      </w:pPr>
      <w:r>
        <w:rPr>
          <w:rStyle w:val="CommentReference"/>
        </w:rPr>
        <w:annotationRef/>
      </w:r>
      <w:r>
        <w:t>I don't know what the requirements are for this short paper but it does feel like some methods and results details are missing here. Even a couple of summary tables explaining the inputs and key results.</w:t>
      </w:r>
    </w:p>
  </w:comment>
  <w:comment w:id="121" w:author="Megan Ryder" w:date="2022-12-09T16:42:00Z" w:initials="MR">
    <w:p w14:paraId="7632C41B" w14:textId="6074ACA1" w:rsidR="008B134F" w:rsidRDefault="008B134F">
      <w:pPr>
        <w:pStyle w:val="CommentText"/>
      </w:pPr>
      <w:r>
        <w:rPr>
          <w:rStyle w:val="CommentReference"/>
        </w:rPr>
        <w:annotationRef/>
      </w:r>
      <w:r>
        <w:t xml:space="preserve">A fair point – simulation input and output tables added! </w:t>
      </w:r>
    </w:p>
  </w:comment>
  <w:comment w:id="123" w:author="Danielle Harris" w:date="2022-12-05T10:21:00Z" w:initials="DH">
    <w:p w14:paraId="5CE2917D" w14:textId="77777777" w:rsidR="002907BA" w:rsidRDefault="002907BA" w:rsidP="00F164C7">
      <w:pPr>
        <w:pStyle w:val="CommentText"/>
      </w:pPr>
      <w:r>
        <w:rPr>
          <w:rStyle w:val="CommentReference"/>
        </w:rPr>
        <w:annotationRef/>
      </w:r>
      <w:r>
        <w:t>In the literature, cue rate can sometimes be used to mean cue detection rate, so more recently cue production rate has been explicitly used to be clear about the definition. I know it's more wordy, so you might have to define it first and then use "cue rate" for the rest of the paper (not ideal as a reader might skip over the definition).</w:t>
      </w:r>
    </w:p>
  </w:comment>
  <w:comment w:id="124" w:author="Tiago Marques" w:date="2022-12-01T18:22:00Z" w:initials="TM">
    <w:p w14:paraId="7608F6B6" w14:textId="55D23B9D" w:rsidR="00841208" w:rsidRDefault="00841208" w:rsidP="00442648">
      <w:pPr>
        <w:pStyle w:val="CommentText"/>
      </w:pPr>
      <w:r>
        <w:rPr>
          <w:rStyle w:val="CommentReference"/>
        </w:rPr>
        <w:annotationRef/>
      </w:r>
      <w:r>
        <w:t>This must be wrong. Increased precision increases power?????</w:t>
      </w:r>
    </w:p>
  </w:comment>
  <w:comment w:id="125" w:author="Len Thomas" w:date="2022-12-02T00:04:00Z" w:initials="LT">
    <w:p w14:paraId="27F8031C" w14:textId="77777777" w:rsidR="007B6FDD" w:rsidRDefault="007B6FDD" w:rsidP="00A1120B">
      <w:pPr>
        <w:pStyle w:val="CommentText"/>
      </w:pPr>
      <w:r>
        <w:rPr>
          <w:rStyle w:val="CommentReference"/>
        </w:rPr>
        <w:annotationRef/>
      </w:r>
      <w:r>
        <w:t>Yes, seems wrong to me also.</w:t>
      </w:r>
    </w:p>
  </w:comment>
  <w:comment w:id="126" w:author="Megan Ryder" w:date="2022-12-09T17:32:00Z" w:initials="MR">
    <w:p w14:paraId="5B0E47F0" w14:textId="07C93CCE" w:rsidR="00DB4B50" w:rsidRDefault="00DB4B50">
      <w:pPr>
        <w:pStyle w:val="CommentText"/>
      </w:pPr>
      <w:r>
        <w:rPr>
          <w:rStyle w:val="CommentReference"/>
        </w:rPr>
        <w:annotationRef/>
      </w:r>
      <w:r>
        <w:t>Yes definitely wrong, improved not decreased!</w:t>
      </w:r>
    </w:p>
  </w:comment>
  <w:comment w:id="127" w:author="Len Thomas" w:date="2022-12-02T00:06:00Z" w:initials="LT">
    <w:p w14:paraId="6183A210" w14:textId="77777777" w:rsidR="007B6FDD" w:rsidRDefault="007B6FDD" w:rsidP="006F2D47">
      <w:pPr>
        <w:pStyle w:val="CommentText"/>
      </w:pPr>
      <w:r>
        <w:rPr>
          <w:rStyle w:val="CommentReference"/>
        </w:rPr>
        <w:annotationRef/>
      </w:r>
      <w:r>
        <w:t>It seems to me that you are confounding precision and bias in this paragraph.  It is important to have a precise estimate of average cue rate to have good power.  Separately it is also important to have an unbiased estimate, by using the right average for that place in space in time.  I would clearly separate these two issues, and not mix them together in these sentences.</w:t>
      </w:r>
    </w:p>
  </w:comment>
  <w:comment w:id="128" w:author="Ruth Joy" w:date="2022-12-03T14:08:00Z" w:initials="RJ">
    <w:p w14:paraId="69F198EA" w14:textId="53D5D688" w:rsidR="008E32A0" w:rsidRDefault="008E32A0" w:rsidP="008E32A0">
      <w:pPr>
        <w:pStyle w:val="CommentText"/>
        <w:rPr>
          <w:rFonts w:cs="Arial"/>
          <w:color w:val="222222"/>
          <w:shd w:val="clear" w:color="auto" w:fill="FFFFFF"/>
        </w:rPr>
      </w:pPr>
      <w:r>
        <w:rPr>
          <w:rStyle w:val="CommentReference"/>
        </w:rPr>
        <w:annotationRef/>
      </w:r>
      <w:r>
        <w:rPr>
          <w:rStyle w:val="CommentReference"/>
        </w:rPr>
        <w:annotationRef/>
      </w:r>
      <w:r>
        <w:rPr>
          <w:rFonts w:cs="Arial"/>
          <w:color w:val="222222"/>
          <w:shd w:val="clear" w:color="auto" w:fill="FFFFFF"/>
        </w:rPr>
        <w:t xml:space="preserve">I think it’s two things: there’s the perception bias that affects power (ability to ‘hear’ the whale given it’s there = a function of cue rate and the directionality of the whale’s call relative to the hydrophone), and also the bias that’s a function of the performance of the hydrophone (optimizing the gain setting, etc. – or as Len says the ‘right average for that space in time’). </w:t>
      </w:r>
    </w:p>
    <w:p w14:paraId="74843F51" w14:textId="77777777" w:rsidR="008E32A0" w:rsidRDefault="008E32A0" w:rsidP="008E32A0">
      <w:pPr>
        <w:pStyle w:val="CommentText"/>
        <w:rPr>
          <w:rFonts w:cs="Arial"/>
          <w:color w:val="222222"/>
          <w:shd w:val="clear" w:color="auto" w:fill="FFFFFF"/>
        </w:rPr>
      </w:pPr>
    </w:p>
    <w:p w14:paraId="107DFF5D" w14:textId="77777777" w:rsidR="008E32A0" w:rsidRDefault="008E32A0" w:rsidP="008E32A0">
      <w:pPr>
        <w:pStyle w:val="CommentText"/>
      </w:pPr>
      <w:r>
        <w:rPr>
          <w:rFonts w:cs="Arial"/>
          <w:color w:val="222222"/>
          <w:shd w:val="clear" w:color="auto" w:fill="FFFFFF"/>
        </w:rPr>
        <w:t>These two bias terms can affect the estimation of the whale density any point in time, and both can have implications for power in a field PAM trial.</w:t>
      </w:r>
    </w:p>
    <w:p w14:paraId="4FA2E9AC" w14:textId="4CBA4CDB" w:rsidR="008E32A0" w:rsidRDefault="008E32A0">
      <w:pPr>
        <w:pStyle w:val="CommentText"/>
      </w:pPr>
    </w:p>
  </w:comment>
  <w:comment w:id="129" w:author="Danielle Harris" w:date="2022-12-05T10:26:00Z" w:initials="DH">
    <w:p w14:paraId="1C56A098" w14:textId="77777777" w:rsidR="00BE7FEF" w:rsidRDefault="00BE7FEF" w:rsidP="00561E6F">
      <w:pPr>
        <w:pStyle w:val="CommentText"/>
      </w:pPr>
      <w:r>
        <w:rPr>
          <w:rStyle w:val="CommentReference"/>
        </w:rPr>
        <w:annotationRef/>
      </w:r>
      <w:r>
        <w:t xml:space="preserve">I think that Len is referring to issues of bias and precision with the cue production rate only, and there are other sources of bias throughout the estimator. Linking back to a previous comment, we do need to clarify how the perception bias parameter is different from the detection probability. </w:t>
      </w:r>
    </w:p>
  </w:comment>
  <w:comment w:id="130" w:author="Megan Ryder" w:date="2022-12-13T14:14:00Z" w:initials="MR">
    <w:p w14:paraId="1D132293" w14:textId="503C538C" w:rsidR="00D51A16" w:rsidRDefault="00D51A16">
      <w:pPr>
        <w:pStyle w:val="CommentText"/>
      </w:pPr>
      <w:r>
        <w:rPr>
          <w:rStyle w:val="CommentReference"/>
        </w:rPr>
        <w:annotationRef/>
      </w:r>
      <w:r>
        <w:t xml:space="preserve">I will discuss this set of comments with Cormac to see how we will proceed, as to me the comments here are more relevant to earlier reference of perception bias </w:t>
      </w:r>
    </w:p>
  </w:comment>
  <w:comment w:id="131" w:author="Len Thomas" w:date="2022-12-02T00:08:00Z" w:initials="LT">
    <w:p w14:paraId="69767E1A" w14:textId="77777777" w:rsidR="007B6FDD" w:rsidRDefault="007B6FDD" w:rsidP="006F1AA5">
      <w:pPr>
        <w:pStyle w:val="CommentText"/>
      </w:pPr>
      <w:r>
        <w:rPr>
          <w:rStyle w:val="CommentReference"/>
        </w:rPr>
        <w:annotationRef/>
      </w:r>
      <w:r>
        <w:t>It is also time and area specific since it depends on the number of objects in the area that can generate false positive signals.</w:t>
      </w:r>
    </w:p>
  </w:comment>
  <w:comment w:id="132" w:author="Len Thomas" w:date="2022-12-02T00:10:00Z" w:initials="LT">
    <w:p w14:paraId="724F6C82" w14:textId="77777777" w:rsidR="00CB6510" w:rsidRDefault="00CB6510" w:rsidP="0044575E">
      <w:pPr>
        <w:pStyle w:val="CommentText"/>
      </w:pPr>
      <w:r>
        <w:rPr>
          <w:rStyle w:val="CommentReference"/>
        </w:rPr>
        <w:annotationRef/>
      </w:r>
      <w:r>
        <w:t>Again, this is confounding two issues.  It does not matter what the false positive rate is.  What is important is that it is measured precisely and without bias.  It is typically measured by manually checking a sample of the acoustic recording (</w:t>
      </w:r>
      <w:proofErr w:type="spellStart"/>
      <w:r>
        <w:t>assumign</w:t>
      </w:r>
      <w:proofErr w:type="spellEnd"/>
      <w:r>
        <w:t xml:space="preserve"> an automated detector is used in the first place).  The more that is checked, the higher the precision on the estimate of false positive rate.  The amount checked is under the control of the analyst so it is "easy" to get the variance on the estimate to an arbitrarily low about.  As an example, see the Marques et al. 2009 paper, where the false positive rate was about 50% but it contributed almost nothing to the final variance.</w:t>
      </w:r>
    </w:p>
  </w:comment>
  <w:comment w:id="133" w:author="Megan Ryder" w:date="2022-12-13T14:26:00Z" w:initials="MR">
    <w:p w14:paraId="0B073023" w14:textId="6DD31882" w:rsidR="00C87783" w:rsidRDefault="00C87783">
      <w:pPr>
        <w:pStyle w:val="CommentText"/>
      </w:pPr>
      <w:r>
        <w:rPr>
          <w:rStyle w:val="CommentReference"/>
        </w:rPr>
        <w:annotationRef/>
      </w:r>
      <w:r>
        <w:t xml:space="preserve">I understand your point, but I don’t think that the two concepts are confounded here, as we are making reference to low precision (high variability in estimates) as a contributor to low power to detect declines, the second sentence refers to bias/accuracy, although it is not explicitly mentioned in those terms and maybe this is more the issue. </w:t>
      </w:r>
    </w:p>
  </w:comment>
  <w:comment w:id="134" w:author="Len Thomas" w:date="2022-12-02T00:11:00Z" w:initials="LT">
    <w:p w14:paraId="006F0047" w14:textId="3169CEF8" w:rsidR="00CB6510" w:rsidRDefault="00CB6510" w:rsidP="00B46575">
      <w:pPr>
        <w:pStyle w:val="CommentText"/>
      </w:pPr>
      <w:r>
        <w:rPr>
          <w:rStyle w:val="CommentReference"/>
        </w:rPr>
        <w:annotationRef/>
      </w:r>
      <w:r>
        <w:t xml:space="preserve">Incorrect - localization not </w:t>
      </w:r>
      <w:r w:rsidR="003B275C">
        <w:t>required</w:t>
      </w:r>
      <w:r>
        <w:t>.  See earlier.</w:t>
      </w:r>
    </w:p>
  </w:comment>
  <w:comment w:id="135" w:author="Megan Ryder" w:date="2022-12-13T14:38:00Z" w:initials="MR">
    <w:p w14:paraId="0ADF4ADD" w14:textId="73C20CF3" w:rsidR="00DD638B" w:rsidRDefault="00DD638B">
      <w:pPr>
        <w:pStyle w:val="CommentText"/>
      </w:pPr>
      <w:r>
        <w:rPr>
          <w:rStyle w:val="CommentReference"/>
        </w:rPr>
        <w:annotationRef/>
      </w:r>
      <w:r>
        <w:t>This seems to be more of a difference in language rather than a difference in concept. (aka language used in AVADECAF report</w:t>
      </w:r>
    </w:p>
  </w:comment>
  <w:comment w:id="136" w:author="cornelia" w:date="2022-11-09T12:40:00Z" w:initials="c">
    <w:p w14:paraId="4F2AEE83" w14:textId="49F3259B" w:rsidR="002A16F1" w:rsidRDefault="002A16F1" w:rsidP="002A16F1">
      <w:pPr>
        <w:pStyle w:val="CommentText"/>
      </w:pPr>
      <w:r>
        <w:rPr>
          <w:rStyle w:val="CommentReference"/>
        </w:rPr>
        <w:annotationRef/>
      </w:r>
      <w:r>
        <w:t xml:space="preserve">I don’t remember how this is set up, whether the error is in the localisation or in the distances. </w:t>
      </w:r>
    </w:p>
  </w:comment>
  <w:comment w:id="137" w:author="Megan Ryder" w:date="2022-11-24T17:20:00Z" w:initials="MR">
    <w:p w14:paraId="21DD6DC6" w14:textId="7EB01AB9" w:rsidR="00C70C89" w:rsidRDefault="00C70C89">
      <w:pPr>
        <w:pStyle w:val="CommentText"/>
      </w:pPr>
      <w:r>
        <w:rPr>
          <w:rStyle w:val="CommentReference"/>
        </w:rPr>
        <w:annotationRef/>
      </w:r>
      <w:r w:rsidR="004F0E96">
        <w:t>According to the report, error is in the localisation, however I’m not sure we need to specify here exactly which parameters the error is added to</w:t>
      </w:r>
    </w:p>
  </w:comment>
  <w:comment w:id="138" w:author="Tiago Marques" w:date="2022-12-01T18:25:00Z" w:initials="TM">
    <w:p w14:paraId="3D57D9F4" w14:textId="77777777" w:rsidR="005534AB" w:rsidRDefault="005534AB" w:rsidP="00135511">
      <w:pPr>
        <w:pStyle w:val="CommentText"/>
      </w:pPr>
      <w:r>
        <w:rPr>
          <w:rStyle w:val="CommentReference"/>
        </w:rPr>
        <w:annotationRef/>
      </w:r>
      <w:r>
        <w:t>This required detail, no one will get what you are going at here.</w:t>
      </w:r>
    </w:p>
  </w:comment>
  <w:comment w:id="139" w:author="Megan Ryder" w:date="2022-12-13T14:41:00Z" w:initials="MR">
    <w:p w14:paraId="77F1B94F" w14:textId="60C6E355" w:rsidR="006B4B3E" w:rsidRDefault="006B4B3E">
      <w:pPr>
        <w:pStyle w:val="CommentText"/>
      </w:pPr>
      <w:r>
        <w:rPr>
          <w:rStyle w:val="CommentReference"/>
        </w:rPr>
        <w:annotationRef/>
      </w:r>
      <w:r w:rsidR="0053421F">
        <w:rPr>
          <w:rStyle w:val="CommentReference"/>
        </w:rPr>
        <w:t>What sort of level of detail are we looking for?</w:t>
      </w:r>
      <w:r>
        <w:t xml:space="preserve"> </w:t>
      </w:r>
    </w:p>
  </w:comment>
  <w:comment w:id="141" w:author="Tiago Marques" w:date="2022-12-01T18:26:00Z" w:initials="TM">
    <w:p w14:paraId="37F06E12" w14:textId="77777777" w:rsidR="005534AB" w:rsidRDefault="005534AB" w:rsidP="00AC3066">
      <w:pPr>
        <w:pStyle w:val="CommentText"/>
      </w:pPr>
      <w:r>
        <w:rPr>
          <w:rStyle w:val="CommentReference"/>
        </w:rPr>
        <w:annotationRef/>
      </w:r>
      <w:r>
        <w:t>Naïve reader has no idea what this is.</w:t>
      </w:r>
    </w:p>
  </w:comment>
  <w:comment w:id="140" w:author="Danielle Harris" w:date="2022-12-05T10:34:00Z" w:initials="DH">
    <w:p w14:paraId="26142098" w14:textId="77777777" w:rsidR="00022DAD" w:rsidRDefault="00022DAD" w:rsidP="00BB2B2E">
      <w:pPr>
        <w:pStyle w:val="CommentText"/>
      </w:pPr>
      <w:r>
        <w:rPr>
          <w:rStyle w:val="CommentReference"/>
        </w:rPr>
        <w:annotationRef/>
      </w:r>
      <w:r>
        <w:t>I think there is more to this discussion. If animals are being localised for a DS survey, then the p(det) should be the p(that an animal is detected AND localised). The estimator would then have n as the number of localised calls, not all detected calls. So I'm not sure how this discussion about array spacing and error fits in.</w:t>
      </w:r>
    </w:p>
  </w:comment>
  <w:comment w:id="142" w:author="Tiago Marques" w:date="2022-12-01T18:27:00Z" w:initials="TM">
    <w:p w14:paraId="444E5831" w14:textId="1E3A438F" w:rsidR="005534AB" w:rsidRDefault="005534AB" w:rsidP="0054459E">
      <w:pPr>
        <w:pStyle w:val="CommentText"/>
      </w:pPr>
      <w:r>
        <w:rPr>
          <w:rStyle w:val="CommentReference"/>
        </w:rPr>
        <w:annotationRef/>
      </w:r>
      <w:r>
        <w:t>Well, mostly, depends on budget!</w:t>
      </w:r>
    </w:p>
  </w:comment>
  <w:comment w:id="143" w:author="Megan Ryder" w:date="2022-12-13T16:25:00Z" w:initials="MR">
    <w:p w14:paraId="01D50087" w14:textId="4240A5B4" w:rsidR="007D1F7B" w:rsidRDefault="007D1F7B">
      <w:pPr>
        <w:pStyle w:val="CommentText"/>
      </w:pPr>
      <w:r>
        <w:rPr>
          <w:rStyle w:val="CommentReference"/>
        </w:rPr>
        <w:annotationRef/>
      </w:r>
      <w:r>
        <w:t xml:space="preserve">Cost discussed later in the same paragraph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44" w:author="Tiago Marques" w:date="2022-12-01T18:28:00Z" w:initials="TM">
    <w:p w14:paraId="4C3BFECC" w14:textId="77777777" w:rsidR="005534AB" w:rsidRDefault="005534AB" w:rsidP="008E41F6">
      <w:pPr>
        <w:pStyle w:val="CommentText"/>
      </w:pPr>
      <w:r>
        <w:rPr>
          <w:rStyle w:val="CommentReference"/>
        </w:rPr>
        <w:annotationRef/>
      </w:r>
      <w:r>
        <w:t>What do you mean?</w:t>
      </w:r>
    </w:p>
  </w:comment>
  <w:comment w:id="145" w:author="Danielle Harris" w:date="2022-12-05T10:38:00Z" w:initials="DH">
    <w:p w14:paraId="0A5BFFF2" w14:textId="77777777" w:rsidR="00B84A9F" w:rsidRDefault="00B84A9F" w:rsidP="008628ED">
      <w:pPr>
        <w:pStyle w:val="CommentText"/>
      </w:pPr>
      <w:r>
        <w:rPr>
          <w:rStyle w:val="CommentReference"/>
        </w:rPr>
        <w:annotationRef/>
      </w:r>
      <w:r>
        <w:t>Edited to clarify, I think</w:t>
      </w:r>
    </w:p>
  </w:comment>
  <w:comment w:id="146" w:author="Len Thomas" w:date="2022-12-02T00:13:00Z" w:initials="LT">
    <w:p w14:paraId="471BF9BB" w14:textId="32B79A23" w:rsidR="00CB6510" w:rsidRDefault="00CB6510" w:rsidP="008D3FD8">
      <w:pPr>
        <w:pStyle w:val="CommentText"/>
      </w:pPr>
      <w:r>
        <w:rPr>
          <w:rStyle w:val="CommentReference"/>
        </w:rPr>
        <w:annotationRef/>
      </w:r>
      <w:r>
        <w:t>What currency?</w:t>
      </w:r>
    </w:p>
  </w:comment>
  <w:comment w:id="147" w:author="Danielle Harris" w:date="2022-12-05T10:39:00Z" w:initials="DH">
    <w:p w14:paraId="70C58A8E" w14:textId="77777777" w:rsidR="000C2F9D" w:rsidRDefault="000C2F9D" w:rsidP="00092ECF">
      <w:pPr>
        <w:pStyle w:val="CommentText"/>
      </w:pPr>
      <w:r>
        <w:rPr>
          <w:rStyle w:val="CommentReference"/>
        </w:rPr>
        <w:annotationRef/>
      </w:r>
      <w:r>
        <w:t>So are you arguing that it is worth it? This point wasn't quite clear to me.</w:t>
      </w:r>
    </w:p>
  </w:comment>
  <w:comment w:id="148" w:author="Megan Ryder" w:date="2022-12-14T12:28:00Z" w:initials="MR">
    <w:p w14:paraId="29F7AA8B" w14:textId="468051AE" w:rsidR="00330D9B" w:rsidRDefault="00330D9B">
      <w:pPr>
        <w:pStyle w:val="CommentText"/>
      </w:pPr>
      <w:r>
        <w:rPr>
          <w:rStyle w:val="CommentReference"/>
        </w:rPr>
        <w:annotationRef/>
      </w:r>
      <w:r>
        <w:t xml:space="preserve">Yes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49" w:author="Tiago Marques" w:date="2022-12-01T18:29:00Z" w:initials="TM">
    <w:p w14:paraId="0C81D611" w14:textId="29F84A02" w:rsidR="005534AB" w:rsidRDefault="005534AB" w:rsidP="00456424">
      <w:pPr>
        <w:pStyle w:val="CommentText"/>
      </w:pPr>
      <w:r>
        <w:rPr>
          <w:rStyle w:val="CommentReference"/>
        </w:rPr>
        <w:annotationRef/>
      </w:r>
      <w:r>
        <w:t>Is this some specific system you are referring to?</w:t>
      </w:r>
    </w:p>
  </w:comment>
  <w:comment w:id="150" w:author="Megan Ryder" w:date="2022-12-14T09:08:00Z" w:initials="MR">
    <w:p w14:paraId="71969A25" w14:textId="73712EA4" w:rsidR="004800E0" w:rsidRDefault="004800E0">
      <w:pPr>
        <w:pStyle w:val="CommentText"/>
      </w:pPr>
      <w:r>
        <w:rPr>
          <w:rStyle w:val="CommentReference"/>
        </w:rPr>
        <w:annotationRef/>
      </w:r>
      <w:r>
        <w:t xml:space="preserve">No, I think naming specific equipment here could be misleading </w:t>
      </w:r>
    </w:p>
  </w:comment>
  <w:comment w:id="151" w:author="Ruth Joy" w:date="2022-12-03T09:27:00Z" w:initials="RJ">
    <w:p w14:paraId="40DA4E3B" w14:textId="491DA528" w:rsidR="001172EE" w:rsidRDefault="001172EE">
      <w:pPr>
        <w:pStyle w:val="CommentText"/>
      </w:pPr>
      <w:r>
        <w:rPr>
          <w:rStyle w:val="CommentReference"/>
        </w:rPr>
        <w:annotationRef/>
      </w:r>
      <w:r>
        <w:t>AVADECAF simulation tool?</w:t>
      </w:r>
    </w:p>
  </w:comment>
  <w:comment w:id="152" w:author="Len Thomas" w:date="2022-12-02T00:14:00Z" w:initials="LT">
    <w:p w14:paraId="1D1F3D81" w14:textId="77777777" w:rsidR="00CB6510" w:rsidRDefault="00CB6510" w:rsidP="006848AC">
      <w:pPr>
        <w:pStyle w:val="CommentText"/>
      </w:pPr>
      <w:r>
        <w:rPr>
          <w:rStyle w:val="CommentReference"/>
        </w:rPr>
        <w:annotationRef/>
      </w:r>
      <w:r>
        <w:t>You do need some information about the study area to have appropriate input parameters.</w:t>
      </w:r>
    </w:p>
  </w:comment>
  <w:comment w:id="154" w:author="Tiago Marques" w:date="2022-12-01T18:30:00Z" w:initials="TM">
    <w:p w14:paraId="36937973" w14:textId="1386DBEF" w:rsidR="005534AB" w:rsidRDefault="005534AB" w:rsidP="00642AB6">
      <w:pPr>
        <w:pStyle w:val="CommentText"/>
      </w:pPr>
      <w:r>
        <w:rPr>
          <w:rStyle w:val="CommentReference"/>
        </w:rPr>
        <w:annotationRef/>
      </w:r>
      <w:r>
        <w:t>Why is that, I would ask as a reviewer? Training courses? R package? Etc?</w:t>
      </w:r>
    </w:p>
  </w:comment>
  <w:comment w:id="155" w:author="Megan Ryder" w:date="2022-12-14T09:15:00Z" w:initials="MR">
    <w:p w14:paraId="3BF0051A" w14:textId="52CC77EA" w:rsidR="004800E0" w:rsidRDefault="004800E0">
      <w:pPr>
        <w:pStyle w:val="CommentText"/>
      </w:pPr>
      <w:r>
        <w:rPr>
          <w:rStyle w:val="CommentReference"/>
        </w:rPr>
        <w:annotationRef/>
      </w:r>
      <w:r>
        <w:t xml:space="preserve">Good point, thanks Tiago! </w:t>
      </w:r>
    </w:p>
  </w:comment>
  <w:comment w:id="153" w:author="Ruth Joy" w:date="2022-12-03T09:23:00Z" w:initials="RJ">
    <w:p w14:paraId="73E3AB42" w14:textId="2C05CC76" w:rsidR="00A1381E" w:rsidRDefault="00A1381E">
      <w:pPr>
        <w:pStyle w:val="CommentText"/>
      </w:pPr>
      <w:r>
        <w:rPr>
          <w:rStyle w:val="CommentReference"/>
        </w:rPr>
        <w:annotationRef/>
      </w:r>
      <w:r>
        <w:t>Is it worth saying why? The tool is not widely used as it’s not available (and your paper tries to fill that gap), or because</w:t>
      </w:r>
      <w:r w:rsidR="001172EE">
        <w:t xml:space="preserve"> there’s no imperative to do so by regulatory bodies?</w:t>
      </w:r>
      <w:r>
        <w:rPr>
          <w:noProof/>
        </w:rPr>
        <w:t xml:space="preserve"> Or delete this sentence...</w:t>
      </w:r>
    </w:p>
  </w:comment>
  <w:comment w:id="156" w:author="Megan Ryder" w:date="2022-11-25T12:54:00Z" w:initials="MR">
    <w:p w14:paraId="384AF486" w14:textId="01AF2CB8" w:rsidR="00FC6ABA" w:rsidRDefault="00FC6ABA">
      <w:pPr>
        <w:pStyle w:val="CommentText"/>
      </w:pPr>
      <w:r>
        <w:rPr>
          <w:rStyle w:val="CommentReference"/>
        </w:rPr>
        <w:annotationRef/>
      </w:r>
      <w:r w:rsidRPr="00CA7145">
        <w:rPr>
          <w:b/>
          <w:bCs/>
          <w:color w:val="FF0000"/>
        </w:rPr>
        <w:t xml:space="preserve">I would welcome thoughts from co-authors on this for future scopes of work, do we think </w:t>
      </w:r>
      <w:r>
        <w:rPr>
          <w:b/>
          <w:bCs/>
          <w:color w:val="FF0000"/>
        </w:rPr>
        <w:t xml:space="preserve">it is feasible in the future to look at cetacean density around wind farms sites using </w:t>
      </w:r>
      <w:r w:rsidRPr="00CA7145">
        <w:rPr>
          <w:b/>
          <w:bCs/>
          <w:color w:val="FF0000"/>
        </w:rPr>
        <w:t>AVADECAF, or are the technological and data requirements too much?</w:t>
      </w:r>
    </w:p>
  </w:comment>
  <w:comment w:id="157" w:author="Len Thomas" w:date="2022-12-02T00:13:00Z" w:initials="LT">
    <w:p w14:paraId="2E9130B7" w14:textId="77777777" w:rsidR="00CB6510" w:rsidRDefault="00CB6510" w:rsidP="00985F73">
      <w:pPr>
        <w:pStyle w:val="CommentText"/>
      </w:pPr>
      <w:r>
        <w:rPr>
          <w:rStyle w:val="CommentReference"/>
        </w:rPr>
        <w:annotationRef/>
      </w:r>
      <w:r>
        <w:t>Yes, I think this is possible.</w:t>
      </w:r>
    </w:p>
  </w:comment>
  <w:comment w:id="158" w:author="Len Thomas" w:date="2022-12-02T00:16:00Z" w:initials="LT">
    <w:p w14:paraId="5ECD9BA6" w14:textId="77777777" w:rsidR="00CB6510" w:rsidRDefault="00CB6510">
      <w:pPr>
        <w:pStyle w:val="CommentText"/>
      </w:pPr>
      <w:r>
        <w:rPr>
          <w:rStyle w:val="CommentReference"/>
        </w:rPr>
        <w:annotationRef/>
      </w:r>
      <w:r>
        <w:t>However your sentence needs a bit of clearing up - at present you say "Interest in… could be explored.."  Do you really mean that you suggest people explore their interest in the topic?</w:t>
      </w:r>
    </w:p>
    <w:p w14:paraId="10D925EB" w14:textId="77777777" w:rsidR="00CB6510" w:rsidRDefault="00CB6510">
      <w:pPr>
        <w:pStyle w:val="CommentText"/>
      </w:pPr>
    </w:p>
    <w:p w14:paraId="60D5CA23" w14:textId="77777777" w:rsidR="00CB6510" w:rsidRDefault="00CB6510" w:rsidP="002D67F7">
      <w:pPr>
        <w:pStyle w:val="CommentText"/>
      </w:pPr>
      <w:r>
        <w:t>Also, is AVADEVAF about precision of baseline density estimates, or about power to detect trend?  You only talked about the latter in the paper so far.</w:t>
      </w:r>
    </w:p>
  </w:comment>
  <w:comment w:id="159" w:author="Danielle Harris" w:date="2022-12-05T10:42:00Z" w:initials="DH">
    <w:p w14:paraId="496F473E" w14:textId="77777777" w:rsidR="00955D52" w:rsidRDefault="00955D52" w:rsidP="00854B27">
      <w:pPr>
        <w:pStyle w:val="CommentText"/>
      </w:pPr>
      <w:r>
        <w:rPr>
          <w:rStyle w:val="CommentReference"/>
        </w:rPr>
        <w:annotationRef/>
      </w:r>
      <w:r>
        <w:t>Agree with the wind energy application. Not just windfarms. Any baseline monitoring for renewables projects</w:t>
      </w:r>
    </w:p>
  </w:comment>
  <w:comment w:id="160" w:author="Tiago Marques" w:date="2022-12-01T18:32:00Z" w:initials="TM">
    <w:p w14:paraId="10DDFEDA" w14:textId="5A323593" w:rsidR="005534AB" w:rsidRDefault="005534AB" w:rsidP="00085F56">
      <w:pPr>
        <w:pStyle w:val="CommentText"/>
      </w:pPr>
      <w:r>
        <w:rPr>
          <w:rStyle w:val="CommentReference"/>
        </w:rPr>
        <w:annotationRef/>
      </w:r>
      <w:r>
        <w:t>Development? What do you mean? You mean it stressed that cue rates were key?</w:t>
      </w:r>
    </w:p>
  </w:comment>
  <w:comment w:id="161" w:author="Megan Ryder" w:date="2022-12-14T09:27:00Z" w:initials="MR">
    <w:p w14:paraId="06A6B59D" w14:textId="1EF9BB57" w:rsidR="00400D83" w:rsidRDefault="00400D83">
      <w:pPr>
        <w:pStyle w:val="CommentText"/>
      </w:pPr>
      <w:r>
        <w:rPr>
          <w:rStyle w:val="CommentReference"/>
        </w:rPr>
        <w:annotationRef/>
      </w:r>
      <w:r>
        <w:t>Edited to clarify!</w:t>
      </w:r>
    </w:p>
  </w:comment>
  <w:comment w:id="162" w:author="Danielle Harris" w:date="2022-12-05T10:43:00Z" w:initials="DH">
    <w:p w14:paraId="369E2750" w14:textId="77777777" w:rsidR="00B857EA" w:rsidRDefault="00B857EA" w:rsidP="00815094">
      <w:pPr>
        <w:pStyle w:val="CommentText"/>
      </w:pPr>
      <w:r>
        <w:rPr>
          <w:rStyle w:val="CommentReference"/>
        </w:rPr>
        <w:annotationRef/>
      </w:r>
      <w:r>
        <w:t>Add project website?</w:t>
      </w:r>
    </w:p>
  </w:comment>
  <w:comment w:id="163" w:author="Len Thomas" w:date="2022-12-02T00:18:00Z" w:initials="LT">
    <w:p w14:paraId="2657035F" w14:textId="55BCB871" w:rsidR="00CB6510" w:rsidRDefault="00CB6510" w:rsidP="00664484">
      <w:pPr>
        <w:pStyle w:val="CommentText"/>
      </w:pPr>
      <w:r>
        <w:rPr>
          <w:rStyle w:val="CommentReference"/>
        </w:rPr>
        <w:annotationRef/>
      </w:r>
      <w:r>
        <w:t>This is confusing to me.  Do you mean to say that a small-scale array could potentially replace the Navy ranges for density estimation?  It's not clear to me why you mention the ranges here at all if you are talking about developing new surveys.</w:t>
      </w:r>
    </w:p>
  </w:comment>
  <w:comment w:id="164" w:author="Megan Ryder" w:date="2022-12-14T12:12:00Z" w:initials="MR">
    <w:p w14:paraId="106B5295" w14:textId="12437B40" w:rsidR="003F5B98" w:rsidRDefault="003F5B98">
      <w:pPr>
        <w:pStyle w:val="CommentText"/>
      </w:pPr>
      <w:r>
        <w:rPr>
          <w:rStyle w:val="CommentReference"/>
        </w:rPr>
        <w:annotationRef/>
      </w:r>
      <w:r>
        <w:t>Clarified!</w:t>
      </w:r>
    </w:p>
  </w:comment>
  <w:comment w:id="165" w:author="Len Thomas" w:date="2022-12-02T00:20:00Z" w:initials="LT">
    <w:p w14:paraId="6F35DFA3" w14:textId="77777777" w:rsidR="00CB6510" w:rsidRDefault="00CB6510" w:rsidP="00B05E20">
      <w:pPr>
        <w:pStyle w:val="CommentText"/>
      </w:pPr>
      <w:r>
        <w:rPr>
          <w:rStyle w:val="CommentReference"/>
        </w:rPr>
        <w:annotationRef/>
      </w:r>
      <w:r>
        <w:t>I'm unclear what you mean here.</w:t>
      </w:r>
    </w:p>
  </w:comment>
  <w:comment w:id="166" w:author="Len Thomas" w:date="2022-12-02T00:21:00Z" w:initials="LT">
    <w:p w14:paraId="3567A5E1" w14:textId="77777777" w:rsidR="00CB6510" w:rsidRDefault="00CB6510" w:rsidP="007D0B90">
      <w:pPr>
        <w:pStyle w:val="CommentText"/>
      </w:pPr>
      <w:r>
        <w:rPr>
          <w:rStyle w:val="CommentReference"/>
        </w:rPr>
        <w:annotationRef/>
      </w:r>
      <w:r>
        <w:t>I think this is a completely different topic and I would suggest not going there for this paper.  In this paper you are promoting AVADECAF and this tool has no option to consider integrating data from multiple data sources.</w:t>
      </w:r>
    </w:p>
  </w:comment>
  <w:comment w:id="167" w:author="Megan Ryder" w:date="2022-12-14T10:02:00Z" w:initials="MR">
    <w:p w14:paraId="70384905" w14:textId="7088D224" w:rsidR="004F6380" w:rsidRDefault="004F6380">
      <w:pPr>
        <w:pStyle w:val="CommentText"/>
      </w:pPr>
      <w:r>
        <w:rPr>
          <w:rStyle w:val="CommentReference"/>
        </w:rPr>
        <w:annotationRef/>
      </w:r>
      <w:r>
        <w:t xml:space="preserve">I disagree, if initial power analysis of PAM using AVADECAF reveals low power to detect a decline, for a variety of monitoring scenarios, the next step may be to consider integrated data sources for an IPM to improve power of a monitoring program, if feasible and other data sources are available. </w:t>
      </w:r>
    </w:p>
  </w:comment>
  <w:comment w:id="168" w:author="Tiago Marques" w:date="2022-12-01T18:39:00Z" w:initials="TM">
    <w:p w14:paraId="4A6BE5AA" w14:textId="1FFEB88C" w:rsidR="00024708" w:rsidRDefault="00024708" w:rsidP="004C0ABE">
      <w:pPr>
        <w:pStyle w:val="CommentText"/>
      </w:pPr>
      <w:r>
        <w:rPr>
          <w:rStyle w:val="CommentReference"/>
        </w:rPr>
        <w:annotationRef/>
      </w:r>
      <w:r>
        <w:t>For what? Seems some detail is lacking here?</w:t>
      </w:r>
    </w:p>
  </w:comment>
  <w:comment w:id="169" w:author="Megan Ryder" w:date="2022-12-14T10:23:00Z" w:initials="MR">
    <w:p w14:paraId="00B8E92D" w14:textId="440F96C0" w:rsidR="002D4A17" w:rsidRDefault="002D4A17">
      <w:pPr>
        <w:pStyle w:val="CommentText"/>
      </w:pPr>
      <w:r>
        <w:rPr>
          <w:rStyle w:val="CommentReference"/>
        </w:rPr>
        <w:annotationRef/>
      </w:r>
      <w:r>
        <w:t>Thanks for this Tiago, edited to include extra info</w:t>
      </w:r>
    </w:p>
  </w:comment>
  <w:comment w:id="173" w:author="Tiago Marques" w:date="2022-12-01T08:57:00Z" w:initials="TM">
    <w:p w14:paraId="127F116D" w14:textId="584812E4" w:rsidR="00E30BDE" w:rsidRDefault="00E30BDE" w:rsidP="008E6150">
      <w:pPr>
        <w:pStyle w:val="CommentText"/>
      </w:pPr>
      <w:r>
        <w:rPr>
          <w:rStyle w:val="CommentReference"/>
        </w:rPr>
        <w:annotationRef/>
      </w:r>
      <w:r>
        <w:t>Do you mean "notably this information should be for the population of interest" or some such? Tas is this read oddly to me?</w:t>
      </w:r>
    </w:p>
  </w:comment>
  <w:comment w:id="174" w:author="Megan Ryder" w:date="2022-12-14T12:05:00Z" w:initials="MR">
    <w:p w14:paraId="6DE80BC5" w14:textId="5423F6CE" w:rsidR="00366111" w:rsidRDefault="00366111">
      <w:pPr>
        <w:pStyle w:val="CommentText"/>
      </w:pPr>
      <w:r>
        <w:rPr>
          <w:rStyle w:val="CommentReference"/>
        </w:rPr>
        <w:annotationRef/>
      </w:r>
      <w:r>
        <w:t>What I mean is that the input parameters that are used should be derived from animals in the region where the PAM monitoring is/will be</w:t>
      </w:r>
    </w:p>
  </w:comment>
  <w:comment w:id="171" w:author="Len Thomas" w:date="2022-12-02T00:23:00Z" w:initials="LT">
    <w:p w14:paraId="588A2EE5" w14:textId="77777777" w:rsidR="00555E8F" w:rsidRDefault="00555E8F" w:rsidP="008F6783">
      <w:pPr>
        <w:pStyle w:val="CommentText"/>
      </w:pPr>
      <w:r>
        <w:rPr>
          <w:rStyle w:val="CommentReference"/>
        </w:rPr>
        <w:annotationRef/>
      </w:r>
      <w:r>
        <w:t>I'm not sure what you mean here.</w:t>
      </w:r>
    </w:p>
  </w:comment>
  <w:comment w:id="172" w:author="Megan Ryder" w:date="2022-12-14T10:17:00Z" w:initials="MR">
    <w:p w14:paraId="7403E16E" w14:textId="7A96F6AF" w:rsidR="007037AA" w:rsidRDefault="007037AA">
      <w:pPr>
        <w:pStyle w:val="CommentText"/>
      </w:pPr>
      <w:r>
        <w:rPr>
          <w:rStyle w:val="CommentReference"/>
        </w:rPr>
        <w:annotationRef/>
      </w:r>
      <w:r>
        <w:t>Edited to clarify</w:t>
      </w:r>
    </w:p>
  </w:comment>
  <w:comment w:id="175" w:author="Tiago Marques" w:date="2022-12-01T08:58:00Z" w:initials="TM">
    <w:p w14:paraId="4C84B8F6" w14:textId="492622DE" w:rsidR="00E30BDE" w:rsidRDefault="00E30BDE" w:rsidP="00D935C2">
      <w:pPr>
        <w:pStyle w:val="CommentText"/>
      </w:pPr>
      <w:r>
        <w:rPr>
          <w:rStyle w:val="CommentReference"/>
        </w:rPr>
        <w:annotationRef/>
      </w:r>
      <w:r>
        <w:t>Because...? (it's begging one to ask...)</w:t>
      </w:r>
    </w:p>
  </w:comment>
  <w:comment w:id="176" w:author="Megan Ryder" w:date="2022-12-14T12:07:00Z" w:initials="MR">
    <w:p w14:paraId="2E9D7C94" w14:textId="18118E66" w:rsidR="00366111" w:rsidRDefault="00366111">
      <w:pPr>
        <w:pStyle w:val="CommentText"/>
      </w:pPr>
      <w:r>
        <w:rPr>
          <w:rStyle w:val="CommentReference"/>
        </w:rPr>
        <w:annotationRef/>
      </w:r>
      <w:r>
        <w:t>clarified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77CABF" w15:done="1"/>
  <w15:commentEx w15:paraId="4887EEC4" w15:done="1"/>
  <w15:commentEx w15:paraId="58787542" w15:done="1"/>
  <w15:commentEx w15:paraId="62357A92" w15:paraIdParent="58787542" w15:done="1"/>
  <w15:commentEx w15:paraId="01598AF6" w15:done="1"/>
  <w15:commentEx w15:paraId="7599FF3C" w15:paraIdParent="01598AF6" w15:done="1"/>
  <w15:commentEx w15:paraId="2BC83B70" w15:paraIdParent="01598AF6" w15:done="1"/>
  <w15:commentEx w15:paraId="570D35F8" w15:done="1"/>
  <w15:commentEx w15:paraId="01FB411F" w15:paraIdParent="570D35F8" w15:done="1"/>
  <w15:commentEx w15:paraId="74CF3B5E" w15:paraIdParent="570D35F8" w15:done="1"/>
  <w15:commentEx w15:paraId="6C32A4C3" w15:done="1"/>
  <w15:commentEx w15:paraId="3D923401" w15:done="1"/>
  <w15:commentEx w15:paraId="3156C355" w15:done="1"/>
  <w15:commentEx w15:paraId="4FD9903C" w15:paraIdParent="3156C355" w15:done="1"/>
  <w15:commentEx w15:paraId="40ECF443" w15:done="1"/>
  <w15:commentEx w15:paraId="47678A8C" w15:paraIdParent="40ECF443" w15:done="1"/>
  <w15:commentEx w15:paraId="05F1165F" w15:done="1"/>
  <w15:commentEx w15:paraId="0CF3ECCB" w15:paraIdParent="05F1165F" w15:done="1"/>
  <w15:commentEx w15:paraId="6FD26A90" w15:done="1"/>
  <w15:commentEx w15:paraId="27540FB9" w15:done="0"/>
  <w15:commentEx w15:paraId="04CFD6A8" w15:paraIdParent="27540FB9" w15:done="0"/>
  <w15:commentEx w15:paraId="2653C1B2" w15:done="1"/>
  <w15:commentEx w15:paraId="5E3ABEC9" w15:done="1"/>
  <w15:commentEx w15:paraId="28236BC0" w15:done="1"/>
  <w15:commentEx w15:paraId="5D74D456" w15:paraIdParent="28236BC0" w15:done="1"/>
  <w15:commentEx w15:paraId="0A1C58B3" w15:done="1"/>
  <w15:commentEx w15:paraId="1C200148" w15:paraIdParent="0A1C58B3" w15:done="1"/>
  <w15:commentEx w15:paraId="711E05E8" w15:done="1"/>
  <w15:commentEx w15:paraId="39EA1F0A" w15:paraIdParent="711E05E8" w15:done="1"/>
  <w15:commentEx w15:paraId="758A32FC" w15:paraIdParent="711E05E8" w15:done="1"/>
  <w15:commentEx w15:paraId="3DC39C2B" w15:done="0"/>
  <w15:commentEx w15:paraId="7906075B" w15:paraIdParent="3DC39C2B" w15:done="0"/>
  <w15:commentEx w15:paraId="5AE6158F" w15:done="1"/>
  <w15:commentEx w15:paraId="625EB734" w15:paraIdParent="5AE6158F" w15:done="1"/>
  <w15:commentEx w15:paraId="30398BBF" w15:done="0"/>
  <w15:commentEx w15:paraId="0FFD9F6D" w15:paraIdParent="30398BBF" w15:done="0"/>
  <w15:commentEx w15:paraId="62E4BE4D" w15:paraIdParent="30398BBF" w15:done="0"/>
  <w15:commentEx w15:paraId="72F355AF" w15:done="1"/>
  <w15:commentEx w15:paraId="59E3DEDF" w15:paraIdParent="72F355AF" w15:done="1"/>
  <w15:commentEx w15:paraId="28542D79" w15:done="1"/>
  <w15:commentEx w15:paraId="70DEE192" w15:paraIdParent="28542D79" w15:done="1"/>
  <w15:commentEx w15:paraId="03EE78F4" w15:done="1"/>
  <w15:commentEx w15:paraId="0512232F" w15:paraIdParent="03EE78F4" w15:done="1"/>
  <w15:commentEx w15:paraId="6D0D0C4C" w15:done="0"/>
  <w15:commentEx w15:paraId="06836C64" w15:done="0"/>
  <w15:commentEx w15:paraId="1DB04112" w15:paraIdParent="06836C64" w15:done="0"/>
  <w15:commentEx w15:paraId="48352464" w15:done="1"/>
  <w15:commentEx w15:paraId="1620DED9" w15:paraIdParent="48352464" w15:done="1"/>
  <w15:commentEx w15:paraId="69A7C425" w15:done="0"/>
  <w15:commentEx w15:paraId="2A76DA92" w15:paraIdParent="69A7C425" w15:done="0"/>
  <w15:commentEx w15:paraId="54CAEE80" w15:done="0"/>
  <w15:commentEx w15:paraId="289BEE6B" w15:paraIdParent="54CAEE80" w15:done="0"/>
  <w15:commentEx w15:paraId="62F94575" w15:done="0"/>
  <w15:commentEx w15:paraId="218772D4" w15:done="1"/>
  <w15:commentEx w15:paraId="3C7C670A" w15:paraIdParent="218772D4" w15:done="1"/>
  <w15:commentEx w15:paraId="58F888E7" w15:done="0"/>
  <w15:commentEx w15:paraId="0F4D6B05" w15:paraIdParent="58F888E7" w15:done="0"/>
  <w15:commentEx w15:paraId="3DC6F21C" w15:done="1"/>
  <w15:commentEx w15:paraId="33BDDC87" w15:paraIdParent="3DC6F21C" w15:done="1"/>
  <w15:commentEx w15:paraId="11FB2D59" w15:done="1"/>
  <w15:commentEx w15:paraId="381DD53E" w15:done="1"/>
  <w15:commentEx w15:paraId="2C48A5D3" w15:done="1"/>
  <w15:commentEx w15:paraId="253E8013" w15:paraIdParent="2C48A5D3" w15:done="1"/>
  <w15:commentEx w15:paraId="47452435" w15:done="0"/>
  <w15:commentEx w15:paraId="69345844" w15:paraIdParent="47452435" w15:done="0"/>
  <w15:commentEx w15:paraId="031AA8F1" w15:paraIdParent="47452435" w15:done="0"/>
  <w15:commentEx w15:paraId="7697A734" w15:done="0"/>
  <w15:commentEx w15:paraId="1D3B5872" w15:paraIdParent="7697A734" w15:done="0"/>
  <w15:commentEx w15:paraId="6957D931" w15:done="1"/>
  <w15:commentEx w15:paraId="5737D2AB" w15:done="1"/>
  <w15:commentEx w15:paraId="2264B4B8" w15:paraIdParent="5737D2AB" w15:done="1"/>
  <w15:commentEx w15:paraId="3076FF94" w15:done="0"/>
  <w15:commentEx w15:paraId="176A6659" w15:paraIdParent="3076FF94" w15:done="0"/>
  <w15:commentEx w15:paraId="2F52B2CD" w15:done="0"/>
  <w15:commentEx w15:paraId="53EA45C1" w15:paraIdParent="2F52B2CD" w15:done="0"/>
  <w15:commentEx w15:paraId="0235F299" w15:done="0"/>
  <w15:commentEx w15:paraId="5AD5583B" w15:paraIdParent="0235F299" w15:done="0"/>
  <w15:commentEx w15:paraId="53ADFBB7" w15:paraIdParent="0235F299" w15:done="0"/>
  <w15:commentEx w15:paraId="4EEC5B4F" w15:paraIdParent="0235F299" w15:done="0"/>
  <w15:commentEx w15:paraId="1252CB88" w15:paraIdParent="0235F299" w15:done="0"/>
  <w15:commentEx w15:paraId="498C8B46" w15:done="0"/>
  <w15:commentEx w15:paraId="76BA6F50" w15:paraIdParent="498C8B46" w15:done="0"/>
  <w15:commentEx w15:paraId="00C779FC" w15:paraIdParent="498C8B46" w15:done="0"/>
  <w15:commentEx w15:paraId="23FC4C6E" w15:paraIdParent="498C8B46" w15:done="0"/>
  <w15:commentEx w15:paraId="5736D9E0" w15:done="0"/>
  <w15:commentEx w15:paraId="2A1079CA" w15:done="0"/>
  <w15:commentEx w15:paraId="662774ED" w15:done="1"/>
  <w15:commentEx w15:paraId="38C8C276" w15:paraIdParent="662774ED" w15:done="1"/>
  <w15:commentEx w15:paraId="14B2A67E" w15:done="1"/>
  <w15:commentEx w15:paraId="7DB784A3" w15:done="1"/>
  <w15:commentEx w15:paraId="7DA94EB8" w15:done="0"/>
  <w15:commentEx w15:paraId="42B0C4DB" w15:paraIdParent="7DA94EB8" w15:done="0"/>
  <w15:commentEx w15:paraId="5270ED9E" w15:done="1"/>
  <w15:commentEx w15:paraId="61FFC446" w15:paraIdParent="5270ED9E" w15:done="1"/>
  <w15:commentEx w15:paraId="253906DA" w15:paraIdParent="5270ED9E" w15:done="1"/>
  <w15:commentEx w15:paraId="57816714" w15:done="1"/>
  <w15:commentEx w15:paraId="1C2EA96D" w15:paraIdParent="57816714" w15:done="1"/>
  <w15:commentEx w15:paraId="207B4DB8" w15:done="1"/>
  <w15:commentEx w15:paraId="0FA5140D" w15:done="0"/>
  <w15:commentEx w15:paraId="73607FF9" w15:paraIdParent="0FA5140D" w15:done="0"/>
  <w15:commentEx w15:paraId="3DC23FEB" w15:done="0"/>
  <w15:commentEx w15:paraId="12BCD319" w15:done="0"/>
  <w15:commentEx w15:paraId="78AC1851" w15:paraIdParent="12BCD319" w15:done="0"/>
  <w15:commentEx w15:paraId="01BC138A" w15:done="1"/>
  <w15:commentEx w15:paraId="290F487B" w15:done="1"/>
  <w15:commentEx w15:paraId="39E81894" w15:paraIdParent="290F487B" w15:done="1"/>
  <w15:commentEx w15:paraId="37D26A51" w15:done="1"/>
  <w15:commentEx w15:paraId="621DD6BB" w15:paraIdParent="37D26A51" w15:done="1"/>
  <w15:commentEx w15:paraId="05A670DA" w15:paraIdParent="37D26A51" w15:done="1"/>
  <w15:commentEx w15:paraId="7632C41B" w15:paraIdParent="37D26A51" w15:done="1"/>
  <w15:commentEx w15:paraId="5CE2917D" w15:done="0"/>
  <w15:commentEx w15:paraId="7608F6B6" w15:done="1"/>
  <w15:commentEx w15:paraId="27F8031C" w15:paraIdParent="7608F6B6" w15:done="1"/>
  <w15:commentEx w15:paraId="5B0E47F0" w15:paraIdParent="7608F6B6" w15:done="1"/>
  <w15:commentEx w15:paraId="6183A210" w15:done="0"/>
  <w15:commentEx w15:paraId="4FA2E9AC" w15:paraIdParent="6183A210" w15:done="0"/>
  <w15:commentEx w15:paraId="1C56A098" w15:paraIdParent="6183A210" w15:done="0"/>
  <w15:commentEx w15:paraId="1D132293" w15:paraIdParent="6183A210" w15:done="0"/>
  <w15:commentEx w15:paraId="69767E1A" w15:done="1"/>
  <w15:commentEx w15:paraId="724F6C82" w15:done="0"/>
  <w15:commentEx w15:paraId="0B073023" w15:paraIdParent="724F6C82" w15:done="0"/>
  <w15:commentEx w15:paraId="006F0047" w15:done="1"/>
  <w15:commentEx w15:paraId="0ADF4ADD" w15:paraIdParent="006F0047" w15:done="1"/>
  <w15:commentEx w15:paraId="4F2AEE83" w15:done="0"/>
  <w15:commentEx w15:paraId="21DD6DC6" w15:paraIdParent="4F2AEE83" w15:done="0"/>
  <w15:commentEx w15:paraId="3D57D9F4" w15:paraIdParent="4F2AEE83" w15:done="0"/>
  <w15:commentEx w15:paraId="77F1B94F" w15:paraIdParent="4F2AEE83" w15:done="0"/>
  <w15:commentEx w15:paraId="37F06E12" w15:done="1"/>
  <w15:commentEx w15:paraId="26142098" w15:done="0"/>
  <w15:commentEx w15:paraId="444E5831" w15:done="1"/>
  <w15:commentEx w15:paraId="01D50087" w15:paraIdParent="444E5831" w15:done="1"/>
  <w15:commentEx w15:paraId="4C3BFECC" w15:done="1"/>
  <w15:commentEx w15:paraId="0A5BFFF2" w15:paraIdParent="4C3BFECC" w15:done="1"/>
  <w15:commentEx w15:paraId="471BF9BB" w15:done="1"/>
  <w15:commentEx w15:paraId="70C58A8E" w15:done="1"/>
  <w15:commentEx w15:paraId="29F7AA8B" w15:paraIdParent="70C58A8E" w15:done="1"/>
  <w15:commentEx w15:paraId="0C81D611" w15:done="1"/>
  <w15:commentEx w15:paraId="71969A25" w15:paraIdParent="0C81D611" w15:done="1"/>
  <w15:commentEx w15:paraId="40DA4E3B" w15:done="1"/>
  <w15:commentEx w15:paraId="1D1F3D81" w15:done="1"/>
  <w15:commentEx w15:paraId="36937973" w15:done="1"/>
  <w15:commentEx w15:paraId="3BF0051A" w15:paraIdParent="36937973" w15:done="1"/>
  <w15:commentEx w15:paraId="73E3AB42" w15:done="1"/>
  <w15:commentEx w15:paraId="384AF486" w15:done="1"/>
  <w15:commentEx w15:paraId="2E9130B7" w15:paraIdParent="384AF486" w15:done="1"/>
  <w15:commentEx w15:paraId="60D5CA23" w15:paraIdParent="384AF486" w15:done="1"/>
  <w15:commentEx w15:paraId="496F473E" w15:paraIdParent="384AF486" w15:done="1"/>
  <w15:commentEx w15:paraId="10DDFEDA" w15:done="1"/>
  <w15:commentEx w15:paraId="06A6B59D" w15:paraIdParent="10DDFEDA" w15:done="1"/>
  <w15:commentEx w15:paraId="369E2750" w15:done="1"/>
  <w15:commentEx w15:paraId="2657035F" w15:done="1"/>
  <w15:commentEx w15:paraId="106B5295" w15:paraIdParent="2657035F" w15:done="1"/>
  <w15:commentEx w15:paraId="6F35DFA3" w15:done="1"/>
  <w15:commentEx w15:paraId="3567A5E1" w15:done="1"/>
  <w15:commentEx w15:paraId="70384905" w15:paraIdParent="3567A5E1" w15:done="1"/>
  <w15:commentEx w15:paraId="4A6BE5AA" w15:done="1"/>
  <w15:commentEx w15:paraId="00B8E92D" w15:paraIdParent="4A6BE5AA" w15:done="1"/>
  <w15:commentEx w15:paraId="127F116D" w15:done="1"/>
  <w15:commentEx w15:paraId="6DE80BC5" w15:paraIdParent="127F116D" w15:done="1"/>
  <w15:commentEx w15:paraId="588A2EE5" w15:done="1"/>
  <w15:commentEx w15:paraId="7403E16E" w15:paraIdParent="588A2EE5" w15:done="1"/>
  <w15:commentEx w15:paraId="4C84B8F6" w15:done="1"/>
  <w15:commentEx w15:paraId="2E9D7C94" w15:paraIdParent="4C84B8F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39287" w16cex:dateUtc="2022-12-01T20:52:00Z"/>
  <w16cex:commentExtensible w16cex:durableId="27339C88" w16cex:dateUtc="2022-12-01T21:35:00Z"/>
  <w16cex:commentExtensible w16cex:durableId="273392BC" w16cex:dateUtc="2022-12-01T20:53:00Z"/>
  <w16cex:commentExtensible w16cex:durableId="273394D8" w16cex:dateUtc="2022-12-01T21:02:00Z"/>
  <w16cex:commentExtensible w16cex:durableId="27339569" w16cex:dateUtc="2022-12-01T21:04:00Z"/>
  <w16cex:commentExtensible w16cex:durableId="2738309B" w16cex:dateUtc="2022-12-05T08:55:00Z"/>
  <w16cex:commentExtensible w16cex:durableId="2739DA89" w16cex:dateUtc="2022-12-06T15:13:00Z"/>
  <w16cex:commentExtensible w16cex:durableId="2732EBF8" w16cex:dateUtc="2022-12-01T09:01:00Z"/>
  <w16cex:commentExtensible w16cex:durableId="2739DB70" w16cex:dateUtc="2022-12-06T15:17:00Z"/>
  <w16cex:commentExtensible w16cex:durableId="2739DB86" w16cex:dateUtc="2022-12-06T15:17:00Z"/>
  <w16cex:commentExtensible w16cex:durableId="2738305C" w16cex:dateUtc="2022-12-05T08:54:00Z"/>
  <w16cex:commentExtensible w16cex:durableId="2738326D" w16cex:dateUtc="2022-12-05T09:03:00Z"/>
  <w16cex:commentExtensible w16cex:durableId="2739931A" w16cex:dateUtc="2022-12-01T21:10:00Z"/>
  <w16cex:commentExtensible w16cex:durableId="2739E207" w16cex:dateUtc="2022-12-06T15:45:00Z"/>
  <w16cex:commentExtensible w16cex:durableId="2739E386" w16cex:dateUtc="2022-12-06T15:51:00Z"/>
  <w16cex:commentExtensible w16cex:durableId="2739E784" w16cex:dateUtc="2022-12-01T21:10:00Z"/>
  <w16cex:commentExtensible w16cex:durableId="2739E783" w16cex:dateUtc="2022-12-06T15:45:00Z"/>
  <w16cex:commentExtensible w16cex:durableId="27339752" w16cex:dateUtc="2022-12-01T21:12:00Z"/>
  <w16cex:commentExtensible w16cex:durableId="2739E7CF" w16cex:dateUtc="2022-12-06T16:09:00Z"/>
  <w16cex:commentExtensible w16cex:durableId="27339BA1" w16cex:dateUtc="2022-12-01T21:31:00Z"/>
  <w16cex:commentExtensible w16cex:durableId="2732FA74" w16cex:dateUtc="2022-12-01T10:03:00Z"/>
  <w16cex:commentExtensible w16cex:durableId="27339BDD" w16cex:dateUtc="2022-12-01T21:32:00Z"/>
  <w16cex:commentExtensible w16cex:durableId="273AF3CC" w16cex:dateUtc="2022-12-07T11:13:00Z"/>
  <w16cex:commentExtensible w16cex:durableId="27383413" w16cex:dateUtc="2022-12-05T09:10:00Z"/>
  <w16cex:commentExtensible w16cex:durableId="273AF3A9" w16cex:dateUtc="2022-12-07T11:12:00Z"/>
  <w16cex:commentExtensible w16cex:durableId="2739E96E" w16cex:dateUtc="2022-12-06T16:16:00Z"/>
  <w16cex:commentExtensible w16cex:durableId="2739E97C" w16cex:dateUtc="2022-12-06T16:17:00Z"/>
  <w16cex:commentExtensible w16cex:durableId="273834FD" w16cex:dateUtc="2022-12-05T09:14:00Z"/>
  <w16cex:commentExtensible w16cex:durableId="273AF6EC" w16cex:dateUtc="2022-12-07T11:26:00Z"/>
  <w16cex:commentExtensible w16cex:durableId="273AF730" w16cex:dateUtc="2022-12-07T11:27:00Z"/>
  <w16cex:commentExtensible w16cex:durableId="273835C3" w16cex:dateUtc="2022-12-05T09:17:00Z"/>
  <w16cex:commentExtensible w16cex:durableId="273AFB7B" w16cex:dateUtc="2022-12-07T11:46:00Z"/>
  <w16cex:commentExtensible w16cex:durableId="273AFBA5" w16cex:dateUtc="2022-12-07T11:46:00Z"/>
  <w16cex:commentExtensible w16cex:durableId="27339C55" w16cex:dateUtc="2022-12-01T21:34:00Z"/>
  <w16cex:commentExtensible w16cex:durableId="273AFBB8" w16cex:dateUtc="2022-12-07T11:47:00Z"/>
  <w16cex:commentExtensible w16cex:durableId="273AFBF5" w16cex:dateUtc="2022-12-07T11:48:00Z"/>
  <w16cex:commentExtensible w16cex:durableId="27339EAE" w16cex:dateUtc="2022-12-01T21:44:00Z"/>
  <w16cex:commentExtensible w16cex:durableId="27383726" w16cex:dateUtc="2022-12-05T09:23:00Z"/>
  <w16cex:commentExtensible w16cex:durableId="2739931C" w16cex:dateUtc="2022-12-01T21:45:00Z"/>
  <w16cex:commentExtensible w16cex:durableId="273B3BD6" w16cex:dateUtc="2022-12-07T16:20:00Z"/>
  <w16cex:commentExtensible w16cex:durableId="273B2500" w16cex:dateUtc="2022-12-07T14:43:00Z"/>
  <w16cex:commentExtensible w16cex:durableId="27383934" w16cex:dateUtc="2022-12-05T09:32:00Z"/>
  <w16cex:commentExtensible w16cex:durableId="273B47BF" w16cex:dateUtc="2022-12-07T17:11:00Z"/>
  <w16cex:commentExtensible w16cex:durableId="27334043" w16cex:dateUtc="2022-12-01T15:01:00Z"/>
  <w16cex:commentExtensible w16cex:durableId="273B49E4" w16cex:dateUtc="2022-12-07T17:20:00Z"/>
  <w16cex:commentExtensible w16cex:durableId="27334232" w16cex:dateUtc="2022-12-01T15:09:00Z"/>
  <w16cex:commentExtensible w16cex:durableId="273B4A28" w16cex:dateUtc="2022-12-07T17:21:00Z"/>
  <w16cex:commentExtensible w16cex:durableId="27383AB7" w16cex:dateUtc="2022-12-05T09:39:00Z"/>
  <w16cex:commentExtensible w16cex:durableId="273B4BDA" w16cex:dateUtc="2022-12-07T17:28:00Z"/>
  <w16cex:commentExtensible w16cex:durableId="27334286" w16cex:dateUtc="2022-12-01T15:11:00Z"/>
  <w16cex:commentExtensible w16cex:durableId="2744648E" w16cex:dateUtc="2022-12-14T15:04:00Z"/>
  <w16cex:commentExtensible w16cex:durableId="2733A041" w16cex:dateUtc="2022-12-01T21:50:00Z"/>
  <w16cex:commentExtensible w16cex:durableId="2733A06A" w16cex:dateUtc="2022-12-01T21:51:00Z"/>
  <w16cex:commentExtensible w16cex:durableId="27383CA4" w16cex:dateUtc="2022-12-05T09:47:00Z"/>
  <w16cex:commentExtensible w16cex:durableId="273C9704" w16cex:dateUtc="2022-12-08T17:01:00Z"/>
  <w16cex:commentExtensible w16cex:durableId="2728C5F7" w16cex:dateUtc="2022-11-23T16:16:00Z"/>
  <w16cex:commentExtensible w16cex:durableId="273352CF" w16cex:dateUtc="2022-12-01T16:20:00Z"/>
  <w16cex:commentExtensible w16cex:durableId="27383D2B" w16cex:dateUtc="2022-12-05T09:49:00Z"/>
  <w16cex:commentExtensible w16cex:durableId="273C9FC1" w16cex:dateUtc="2022-12-08T17:39:00Z"/>
  <w16cex:commentExtensible w16cex:durableId="27358E21" w16cex:dateUtc="2022-12-03T16:58:00Z"/>
  <w16cex:commentExtensible w16cex:durableId="273353F4" w16cex:dateUtc="2022-12-01T16:25:00Z"/>
  <w16cex:commentExtensible w16cex:durableId="273D8908" w16cex:dateUtc="2022-12-09T10:14:00Z"/>
  <w16cex:commentExtensible w16cex:durableId="273D900B" w16cex:dateUtc="2022-12-09T10:44:00Z"/>
  <w16cex:commentExtensible w16cex:durableId="273DA17D" w16cex:dateUtc="2022-12-09T11:58:00Z"/>
  <w16cex:commentExtensible w16cex:durableId="271B79B0" w16cex:dateUtc="2022-11-13T22:12:00Z"/>
  <w16cex:commentExtensible w16cex:durableId="27298AA5" w16cex:dateUtc="2022-11-24T06:16:00Z"/>
  <w16cex:commentExtensible w16cex:durableId="273354D7" w16cex:dateUtc="2022-12-01T16:29:00Z"/>
  <w16cex:commentExtensible w16cex:durableId="2733A13B" w16cex:dateUtc="2022-12-01T21:55:00Z"/>
  <w16cex:commentExtensible w16cex:durableId="273DA2B2" w16cex:dateUtc="2022-12-09T12:04:00Z"/>
  <w16cex:commentExtensible w16cex:durableId="273355A3" w16cex:dateUtc="2022-12-01T16:32:00Z"/>
  <w16cex:commentExtensible w16cex:durableId="2733A245" w16cex:dateUtc="2022-12-01T21:59:00Z"/>
  <w16cex:commentExtensible w16cex:durableId="27399320" w16cex:dateUtc="2022-12-05T09:59:00Z"/>
  <w16cex:commentExtensible w16cex:durableId="273DAF24" w16cex:dateUtc="2022-12-09T12:57:00Z"/>
  <w16cex:commentExtensible w16cex:durableId="2750484B" w16cex:dateUtc="2022-12-23T15:31:00Z"/>
  <w16cex:commentExtensible w16cex:durableId="27384054" w16cex:dateUtc="2022-12-05T10:03:00Z"/>
  <w16cex:commentExtensible w16cex:durableId="273DB047" w16cex:dateUtc="2022-12-09T13:01:00Z"/>
  <w16cex:commentExtensible w16cex:durableId="27383FD2" w16cex:dateUtc="2022-12-05T10:00:00Z"/>
  <w16cex:commentExtensible w16cex:durableId="2733A384" w16cex:dateUtc="2022-12-01T22:04:00Z"/>
  <w16cex:commentExtensible w16cex:durableId="2733BBEF" w16cex:dateUtc="2022-12-01T23:49:00Z"/>
  <w16cex:commentExtensible w16cex:durableId="273DB15F" w16cex:dateUtc="2022-12-09T13:06:00Z"/>
  <w16cex:commentExtensible w16cex:durableId="27384093" w16cex:dateUtc="2022-12-05T10:04:00Z"/>
  <w16cex:commentExtensible w16cex:durableId="273DB128" w16cex:dateUtc="2022-12-09T13:05:00Z"/>
  <w16cex:commentExtensible w16cex:durableId="273DB151" w16cex:dateUtc="2022-12-09T13:06:00Z"/>
  <w16cex:commentExtensible w16cex:durableId="27336D2C" w16cex:dateUtc="2022-12-01T18:13:00Z"/>
  <w16cex:commentExtensible w16cex:durableId="273DB4AD" w16cex:dateUtc="2022-12-09T13:20:00Z"/>
  <w16cex:commentExtensible w16cex:durableId="27359100" w16cex:dateUtc="2022-12-03T17:10:00Z"/>
  <w16cex:commentExtensible w16cex:durableId="2733BE4B" w16cex:dateUtc="2022-12-01T23:59:00Z"/>
  <w16cex:commentExtensible w16cex:durableId="273DB58E" w16cex:dateUtc="2022-12-09T13:24:00Z"/>
  <w16cex:commentExtensible w16cex:durableId="27336D6D" w16cex:dateUtc="2022-12-01T18:14:00Z"/>
  <w16cex:commentExtensible w16cex:durableId="2738419B" w16cex:dateUtc="2022-12-05T10:08:00Z"/>
  <w16cex:commentExtensible w16cex:durableId="273DB5CF" w16cex:dateUtc="2022-12-09T13:25:00Z"/>
  <w16cex:commentExtensible w16cex:durableId="2733BC3B" w16cex:dateUtc="2022-12-01T23:50:00Z"/>
  <w16cex:commentExtensible w16cex:durableId="27384206" w16cex:dateUtc="2022-12-05T10:10:00Z"/>
  <w16cex:commentExtensible w16cex:durableId="273DE033" w16cex:dateUtc="2022-12-09T16:26:00Z"/>
  <w16cex:commentExtensible w16cex:durableId="27336EFF" w16cex:dateUtc="2022-12-01T18:20:00Z"/>
  <w16cex:commentExtensible w16cex:durableId="27336F2A" w16cex:dateUtc="2022-12-01T18:21:00Z"/>
  <w16cex:commentExtensible w16cex:durableId="2738427E" w16cex:dateUtc="2022-12-05T10:12:00Z"/>
  <w16cex:commentExtensible w16cex:durableId="273DE406" w16cex:dateUtc="2022-12-09T16:42:00Z"/>
  <w16cex:commentExtensible w16cex:durableId="27384490" w16cex:dateUtc="2022-12-05T10:21:00Z"/>
  <w16cex:commentExtensible w16cex:durableId="27336F5D" w16cex:dateUtc="2022-12-01T18:22:00Z"/>
  <w16cex:commentExtensible w16cex:durableId="2733BF70" w16cex:dateUtc="2022-12-02T00:04:00Z"/>
  <w16cex:commentExtensible w16cex:durableId="273DEFB2" w16cex:dateUtc="2022-12-09T17:32:00Z"/>
  <w16cex:commentExtensible w16cex:durableId="2733C022" w16cex:dateUtc="2022-12-02T00:06:00Z"/>
  <w16cex:commentExtensible w16cex:durableId="2735D6E9" w16cex:dateUtc="2022-12-03T22:08:00Z"/>
  <w16cex:commentExtensible w16cex:durableId="273845E9" w16cex:dateUtc="2022-12-05T10:26:00Z"/>
  <w16cex:commentExtensible w16cex:durableId="27430756" w16cex:dateUtc="2022-12-13T14:14:00Z"/>
  <w16cex:commentExtensible w16cex:durableId="2733C06C" w16cex:dateUtc="2022-12-02T00:08:00Z"/>
  <w16cex:commentExtensible w16cex:durableId="2733C10A" w16cex:dateUtc="2022-12-02T00:10:00Z"/>
  <w16cex:commentExtensible w16cex:durableId="27430A25" w16cex:dateUtc="2022-12-13T14:26:00Z"/>
  <w16cex:commentExtensible w16cex:durableId="2733C129" w16cex:dateUtc="2022-12-02T00:11:00Z"/>
  <w16cex:commentExtensible w16cex:durableId="27430CF6" w16cex:dateUtc="2022-12-13T14:38:00Z"/>
  <w16cex:commentExtensible w16cex:durableId="272A2666" w16cex:dateUtc="2022-11-24T17:20:00Z"/>
  <w16cex:commentExtensible w16cex:durableId="2733701F" w16cex:dateUtc="2022-12-01T18:25:00Z"/>
  <w16cex:commentExtensible w16cex:durableId="27430D8F" w16cex:dateUtc="2022-12-13T14:41:00Z"/>
  <w16cex:commentExtensible w16cex:durableId="27337062" w16cex:dateUtc="2022-12-01T18:26:00Z"/>
  <w16cex:commentExtensible w16cex:durableId="273847A9" w16cex:dateUtc="2022-12-05T10:34:00Z"/>
  <w16cex:commentExtensible w16cex:durableId="27337098" w16cex:dateUtc="2022-12-01T18:27:00Z"/>
  <w16cex:commentExtensible w16cex:durableId="27432609" w16cex:dateUtc="2022-12-13T16:25:00Z"/>
  <w16cex:commentExtensible w16cex:durableId="273370E5" w16cex:dateUtc="2022-12-01T18:28:00Z"/>
  <w16cex:commentExtensible w16cex:durableId="273848BC" w16cex:dateUtc="2022-12-05T10:38:00Z"/>
  <w16cex:commentExtensible w16cex:durableId="2733C1A5" w16cex:dateUtc="2022-12-02T00:13:00Z"/>
  <w16cex:commentExtensible w16cex:durableId="273848ED" w16cex:dateUtc="2022-12-05T10:39:00Z"/>
  <w16cex:commentExtensible w16cex:durableId="2744400B" w16cex:dateUtc="2022-12-14T12:28:00Z"/>
  <w16cex:commentExtensible w16cex:durableId="27337114" w16cex:dateUtc="2022-12-01T18:29:00Z"/>
  <w16cex:commentExtensible w16cex:durableId="274410F7" w16cex:dateUtc="2022-12-14T09:08:00Z"/>
  <w16cex:commentExtensible w16cex:durableId="273594EC" w16cex:dateUtc="2022-12-03T17:27:00Z"/>
  <w16cex:commentExtensible w16cex:durableId="2733C1FC" w16cex:dateUtc="2022-12-02T00:14:00Z"/>
  <w16cex:commentExtensible w16cex:durableId="2733714A" w16cex:dateUtc="2022-12-01T18:30:00Z"/>
  <w16cex:commentExtensible w16cex:durableId="2744129D" w16cex:dateUtc="2022-12-14T09:15:00Z"/>
  <w16cex:commentExtensible w16cex:durableId="27359421" w16cex:dateUtc="2022-12-03T17:23:00Z"/>
  <w16cex:commentExtensible w16cex:durableId="272B3989" w16cex:dateUtc="2022-11-25T12:54:00Z"/>
  <w16cex:commentExtensible w16cex:durableId="2733C1BF" w16cex:dateUtc="2022-12-02T00:13:00Z"/>
  <w16cex:commentExtensible w16cex:durableId="2733C263" w16cex:dateUtc="2022-12-02T00:16:00Z"/>
  <w16cex:commentExtensible w16cex:durableId="2738498E" w16cex:dateUtc="2022-12-05T10:42:00Z"/>
  <w16cex:commentExtensible w16cex:durableId="273371A6" w16cex:dateUtc="2022-12-01T18:32:00Z"/>
  <w16cex:commentExtensible w16cex:durableId="2744159E" w16cex:dateUtc="2022-12-14T09:27:00Z"/>
  <w16cex:commentExtensible w16cex:durableId="273849BA" w16cex:dateUtc="2022-12-05T10:43:00Z"/>
  <w16cex:commentExtensible w16cex:durableId="2733C2D9" w16cex:dateUtc="2022-12-02T00:18:00Z"/>
  <w16cex:commentExtensible w16cex:durableId="27443C33" w16cex:dateUtc="2022-12-14T12:12:00Z"/>
  <w16cex:commentExtensible w16cex:durableId="2733C342" w16cex:dateUtc="2022-12-02T00:20:00Z"/>
  <w16cex:commentExtensible w16cex:durableId="2733C387" w16cex:dateUtc="2022-12-02T00:21:00Z"/>
  <w16cex:commentExtensible w16cex:durableId="27441DBB" w16cex:dateUtc="2022-12-14T10:02:00Z"/>
  <w16cex:commentExtensible w16cex:durableId="27337367" w16cex:dateUtc="2022-12-01T18:39:00Z"/>
  <w16cex:commentExtensible w16cex:durableId="2744229D" w16cex:dateUtc="2022-12-14T10:23:00Z"/>
  <w16cex:commentExtensible w16cex:durableId="2732EB11" w16cex:dateUtc="2022-12-01T08:57:00Z"/>
  <w16cex:commentExtensible w16cex:durableId="27443A6C" w16cex:dateUtc="2022-12-14T12:05:00Z"/>
  <w16cex:commentExtensible w16cex:durableId="2733C405" w16cex:dateUtc="2022-12-02T00:23:00Z"/>
  <w16cex:commentExtensible w16cex:durableId="27442149" w16cex:dateUtc="2022-12-14T10:17:00Z"/>
  <w16cex:commentExtensible w16cex:durableId="2732EB29" w16cex:dateUtc="2022-12-01T08:58:00Z"/>
  <w16cex:commentExtensible w16cex:durableId="27443AEA" w16cex:dateUtc="2022-12-14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77CABF" w16cid:durableId="27339287"/>
  <w16cid:commentId w16cid:paraId="4887EEC4" w16cid:durableId="27339C88"/>
  <w16cid:commentId w16cid:paraId="58787542" w16cid:durableId="273392BC"/>
  <w16cid:commentId w16cid:paraId="62357A92" w16cid:durableId="273394D8"/>
  <w16cid:commentId w16cid:paraId="01598AF6" w16cid:durableId="27339569"/>
  <w16cid:commentId w16cid:paraId="7599FF3C" w16cid:durableId="2738309B"/>
  <w16cid:commentId w16cid:paraId="2BC83B70" w16cid:durableId="2739DA89"/>
  <w16cid:commentId w16cid:paraId="570D35F8" w16cid:durableId="2732EBF8"/>
  <w16cid:commentId w16cid:paraId="01FB411F" w16cid:durableId="2739DB70"/>
  <w16cid:commentId w16cid:paraId="74CF3B5E" w16cid:durableId="2739DB86"/>
  <w16cid:commentId w16cid:paraId="6C32A4C3" w16cid:durableId="2738305C"/>
  <w16cid:commentId w16cid:paraId="3D923401" w16cid:durableId="2738326D"/>
  <w16cid:commentId w16cid:paraId="3156C355" w16cid:durableId="2739931A"/>
  <w16cid:commentId w16cid:paraId="4FD9903C" w16cid:durableId="2739E207"/>
  <w16cid:commentId w16cid:paraId="40ECF443" w16cid:durableId="27399291"/>
  <w16cid:commentId w16cid:paraId="47678A8C" w16cid:durableId="2739E386"/>
  <w16cid:commentId w16cid:paraId="05F1165F" w16cid:durableId="2739E784"/>
  <w16cid:commentId w16cid:paraId="0CF3ECCB" w16cid:durableId="2739E783"/>
  <w16cid:commentId w16cid:paraId="6FD26A90" w16cid:durableId="27339752"/>
  <w16cid:commentId w16cid:paraId="27540FB9" w16cid:durableId="27399292"/>
  <w16cid:commentId w16cid:paraId="04CFD6A8" w16cid:durableId="2739E7CF"/>
  <w16cid:commentId w16cid:paraId="2653C1B2" w16cid:durableId="27339BA1"/>
  <w16cid:commentId w16cid:paraId="5E3ABEC9" w16cid:durableId="2732FA74"/>
  <w16cid:commentId w16cid:paraId="28236BC0" w16cid:durableId="27339BDD"/>
  <w16cid:commentId w16cid:paraId="5D74D456" w16cid:durableId="273AF3CC"/>
  <w16cid:commentId w16cid:paraId="0A1C58B3" w16cid:durableId="27383413"/>
  <w16cid:commentId w16cid:paraId="1C200148" w16cid:durableId="273AF3A9"/>
  <w16cid:commentId w16cid:paraId="711E05E8" w16cid:durableId="27399294"/>
  <w16cid:commentId w16cid:paraId="39EA1F0A" w16cid:durableId="2739E96E"/>
  <w16cid:commentId w16cid:paraId="758A32FC" w16cid:durableId="2739E97C"/>
  <w16cid:commentId w16cid:paraId="3DC39C2B" w16cid:durableId="273834FD"/>
  <w16cid:commentId w16cid:paraId="7906075B" w16cid:durableId="273AF6EC"/>
  <w16cid:commentId w16cid:paraId="5AE6158F" w16cid:durableId="27399296"/>
  <w16cid:commentId w16cid:paraId="625EB734" w16cid:durableId="273AF730"/>
  <w16cid:commentId w16cid:paraId="30398BBF" w16cid:durableId="273835C3"/>
  <w16cid:commentId w16cid:paraId="0FFD9F6D" w16cid:durableId="273AFB7B"/>
  <w16cid:commentId w16cid:paraId="62E4BE4D" w16cid:durableId="273AFBA5"/>
  <w16cid:commentId w16cid:paraId="72F355AF" w16cid:durableId="27339C55"/>
  <w16cid:commentId w16cid:paraId="59E3DEDF" w16cid:durableId="273AFBB8"/>
  <w16cid:commentId w16cid:paraId="28542D79" w16cid:durableId="27399297"/>
  <w16cid:commentId w16cid:paraId="70DEE192" w16cid:durableId="273AFBF5"/>
  <w16cid:commentId w16cid:paraId="03EE78F4" w16cid:durableId="27339EAE"/>
  <w16cid:commentId w16cid:paraId="0512232F" w16cid:durableId="27383726"/>
  <w16cid:commentId w16cid:paraId="6D0D0C4C" w16cid:durableId="2739929A"/>
  <w16cid:commentId w16cid:paraId="06836C64" w16cid:durableId="2739931C"/>
  <w16cid:commentId w16cid:paraId="1DB04112" w16cid:durableId="273B3BD6"/>
  <w16cid:commentId w16cid:paraId="48352464" w16cid:durableId="2739929C"/>
  <w16cid:commentId w16cid:paraId="1620DED9" w16cid:durableId="273B2500"/>
  <w16cid:commentId w16cid:paraId="69A7C425" w16cid:durableId="27383934"/>
  <w16cid:commentId w16cid:paraId="2A76DA92" w16cid:durableId="273B47BF"/>
  <w16cid:commentId w16cid:paraId="54CAEE80" w16cid:durableId="27334043"/>
  <w16cid:commentId w16cid:paraId="289BEE6B" w16cid:durableId="273B49E4"/>
  <w16cid:commentId w16cid:paraId="62F94575" w16cid:durableId="2739929D"/>
  <w16cid:commentId w16cid:paraId="218772D4" w16cid:durableId="27334232"/>
  <w16cid:commentId w16cid:paraId="3C7C670A" w16cid:durableId="273B4A28"/>
  <w16cid:commentId w16cid:paraId="58F888E7" w16cid:durableId="27383AB7"/>
  <w16cid:commentId w16cid:paraId="0F4D6B05" w16cid:durableId="273B4BDA"/>
  <w16cid:commentId w16cid:paraId="3DC6F21C" w16cid:durableId="27334286"/>
  <w16cid:commentId w16cid:paraId="33BDDC87" w16cid:durableId="2744648E"/>
  <w16cid:commentId w16cid:paraId="11FB2D59" w16cid:durableId="2733A041"/>
  <w16cid:commentId w16cid:paraId="381DD53E" w16cid:durableId="2733A06A"/>
  <w16cid:commentId w16cid:paraId="2C48A5D3" w16cid:durableId="27383CA4"/>
  <w16cid:commentId w16cid:paraId="253E8013" w16cid:durableId="273C9704"/>
  <w16cid:commentId w16cid:paraId="47452435" w16cid:durableId="271B776C"/>
  <w16cid:commentId w16cid:paraId="69345844" w16cid:durableId="2728C5F7"/>
  <w16cid:commentId w16cid:paraId="031AA8F1" w16cid:durableId="273352CF"/>
  <w16cid:commentId w16cid:paraId="7697A734" w16cid:durableId="27383D2B"/>
  <w16cid:commentId w16cid:paraId="1D3B5872" w16cid:durableId="273C9FC1"/>
  <w16cid:commentId w16cid:paraId="6957D931" w16cid:durableId="27358E21"/>
  <w16cid:commentId w16cid:paraId="5737D2AB" w16cid:durableId="273353F4"/>
  <w16cid:commentId w16cid:paraId="2264B4B8" w16cid:durableId="273D8908"/>
  <w16cid:commentId w16cid:paraId="3076FF94" w16cid:durableId="273992A9"/>
  <w16cid:commentId w16cid:paraId="176A6659" w16cid:durableId="273D900B"/>
  <w16cid:commentId w16cid:paraId="2F52B2CD" w16cid:durableId="273992AC"/>
  <w16cid:commentId w16cid:paraId="53EA45C1" w16cid:durableId="273DA17D"/>
  <w16cid:commentId w16cid:paraId="0235F299" w16cid:durableId="271B79B0"/>
  <w16cid:commentId w16cid:paraId="5AD5583B" w16cid:durableId="27298AA5"/>
  <w16cid:commentId w16cid:paraId="53ADFBB7" w16cid:durableId="273354D7"/>
  <w16cid:commentId w16cid:paraId="4EEC5B4F" w16cid:durableId="2733A13B"/>
  <w16cid:commentId w16cid:paraId="1252CB88" w16cid:durableId="273DA2B2"/>
  <w16cid:commentId w16cid:paraId="498C8B46" w16cid:durableId="273355A3"/>
  <w16cid:commentId w16cid:paraId="76BA6F50" w16cid:durableId="2733A245"/>
  <w16cid:commentId w16cid:paraId="00C779FC" w16cid:durableId="27399320"/>
  <w16cid:commentId w16cid:paraId="23FC4C6E" w16cid:durableId="273DAF24"/>
  <w16cid:commentId w16cid:paraId="5736D9E0" w16cid:durableId="273992B0"/>
  <w16cid:commentId w16cid:paraId="2A1079CA" w16cid:durableId="2750484B"/>
  <w16cid:commentId w16cid:paraId="662774ED" w16cid:durableId="27384054"/>
  <w16cid:commentId w16cid:paraId="38C8C276" w16cid:durableId="273DB047"/>
  <w16cid:commentId w16cid:paraId="14B2A67E" w16cid:durableId="27383FD2"/>
  <w16cid:commentId w16cid:paraId="7DB784A3" w16cid:durableId="2733A384"/>
  <w16cid:commentId w16cid:paraId="7DA94EB8" w16cid:durableId="2733BBEF"/>
  <w16cid:commentId w16cid:paraId="42B0C4DB" w16cid:durableId="273DB15F"/>
  <w16cid:commentId w16cid:paraId="5270ED9E" w16cid:durableId="27384093"/>
  <w16cid:commentId w16cid:paraId="61FFC446" w16cid:durableId="273DB128"/>
  <w16cid:commentId w16cid:paraId="253906DA" w16cid:durableId="273DB151"/>
  <w16cid:commentId w16cid:paraId="57816714" w16cid:durableId="27336D2C"/>
  <w16cid:commentId w16cid:paraId="1C2EA96D" w16cid:durableId="273DB4AD"/>
  <w16cid:commentId w16cid:paraId="207B4DB8" w16cid:durableId="27359100"/>
  <w16cid:commentId w16cid:paraId="0FA5140D" w16cid:durableId="2733BE4B"/>
  <w16cid:commentId w16cid:paraId="73607FF9" w16cid:durableId="273DB58E"/>
  <w16cid:commentId w16cid:paraId="3DC23FEB" w16cid:durableId="27336D6D"/>
  <w16cid:commentId w16cid:paraId="12BCD319" w16cid:durableId="2738419B"/>
  <w16cid:commentId w16cid:paraId="78AC1851" w16cid:durableId="273DB5CF"/>
  <w16cid:commentId w16cid:paraId="01BC138A" w16cid:durableId="2733BC3B"/>
  <w16cid:commentId w16cid:paraId="290F487B" w16cid:durableId="27384206"/>
  <w16cid:commentId w16cid:paraId="39E81894" w16cid:durableId="273DE033"/>
  <w16cid:commentId w16cid:paraId="37D26A51" w16cid:durableId="27336EFF"/>
  <w16cid:commentId w16cid:paraId="621DD6BB" w16cid:durableId="27336F2A"/>
  <w16cid:commentId w16cid:paraId="05A670DA" w16cid:durableId="2738427E"/>
  <w16cid:commentId w16cid:paraId="7632C41B" w16cid:durableId="273DE406"/>
  <w16cid:commentId w16cid:paraId="5CE2917D" w16cid:durableId="27384490"/>
  <w16cid:commentId w16cid:paraId="7608F6B6" w16cid:durableId="27336F5D"/>
  <w16cid:commentId w16cid:paraId="27F8031C" w16cid:durableId="2733BF70"/>
  <w16cid:commentId w16cid:paraId="5B0E47F0" w16cid:durableId="273DEFB2"/>
  <w16cid:commentId w16cid:paraId="6183A210" w16cid:durableId="2733C022"/>
  <w16cid:commentId w16cid:paraId="4FA2E9AC" w16cid:durableId="2735D6E9"/>
  <w16cid:commentId w16cid:paraId="1C56A098" w16cid:durableId="273845E9"/>
  <w16cid:commentId w16cid:paraId="1D132293" w16cid:durableId="27430756"/>
  <w16cid:commentId w16cid:paraId="69767E1A" w16cid:durableId="2733C06C"/>
  <w16cid:commentId w16cid:paraId="724F6C82" w16cid:durableId="2733C10A"/>
  <w16cid:commentId w16cid:paraId="0B073023" w16cid:durableId="27430A25"/>
  <w16cid:commentId w16cid:paraId="006F0047" w16cid:durableId="2733C129"/>
  <w16cid:commentId w16cid:paraId="0ADF4ADD" w16cid:durableId="27430CF6"/>
  <w16cid:commentId w16cid:paraId="4F2AEE83" w16cid:durableId="271A2FC7"/>
  <w16cid:commentId w16cid:paraId="21DD6DC6" w16cid:durableId="272A2666"/>
  <w16cid:commentId w16cid:paraId="3D57D9F4" w16cid:durableId="2733701F"/>
  <w16cid:commentId w16cid:paraId="77F1B94F" w16cid:durableId="27430D8F"/>
  <w16cid:commentId w16cid:paraId="37F06E12" w16cid:durableId="27337062"/>
  <w16cid:commentId w16cid:paraId="26142098" w16cid:durableId="273847A9"/>
  <w16cid:commentId w16cid:paraId="444E5831" w16cid:durableId="27337098"/>
  <w16cid:commentId w16cid:paraId="01D50087" w16cid:durableId="27432609"/>
  <w16cid:commentId w16cid:paraId="4C3BFECC" w16cid:durableId="273370E5"/>
  <w16cid:commentId w16cid:paraId="0A5BFFF2" w16cid:durableId="273848BC"/>
  <w16cid:commentId w16cid:paraId="471BF9BB" w16cid:durableId="2733C1A5"/>
  <w16cid:commentId w16cid:paraId="70C58A8E" w16cid:durableId="273848ED"/>
  <w16cid:commentId w16cid:paraId="29F7AA8B" w16cid:durableId="2744400B"/>
  <w16cid:commentId w16cid:paraId="0C81D611" w16cid:durableId="27337114"/>
  <w16cid:commentId w16cid:paraId="71969A25" w16cid:durableId="274410F7"/>
  <w16cid:commentId w16cid:paraId="40DA4E3B" w16cid:durableId="273594EC"/>
  <w16cid:commentId w16cid:paraId="1D1F3D81" w16cid:durableId="2733C1FC"/>
  <w16cid:commentId w16cid:paraId="36937973" w16cid:durableId="2733714A"/>
  <w16cid:commentId w16cid:paraId="3BF0051A" w16cid:durableId="2744129D"/>
  <w16cid:commentId w16cid:paraId="73E3AB42" w16cid:durableId="27359421"/>
  <w16cid:commentId w16cid:paraId="384AF486" w16cid:durableId="272B3989"/>
  <w16cid:commentId w16cid:paraId="2E9130B7" w16cid:durableId="2733C1BF"/>
  <w16cid:commentId w16cid:paraId="60D5CA23" w16cid:durableId="2733C263"/>
  <w16cid:commentId w16cid:paraId="496F473E" w16cid:durableId="2738498E"/>
  <w16cid:commentId w16cid:paraId="10DDFEDA" w16cid:durableId="273371A6"/>
  <w16cid:commentId w16cid:paraId="06A6B59D" w16cid:durableId="2744159E"/>
  <w16cid:commentId w16cid:paraId="369E2750" w16cid:durableId="273849BA"/>
  <w16cid:commentId w16cid:paraId="2657035F" w16cid:durableId="2733C2D9"/>
  <w16cid:commentId w16cid:paraId="106B5295" w16cid:durableId="27443C33"/>
  <w16cid:commentId w16cid:paraId="6F35DFA3" w16cid:durableId="2733C342"/>
  <w16cid:commentId w16cid:paraId="3567A5E1" w16cid:durableId="2733C387"/>
  <w16cid:commentId w16cid:paraId="70384905" w16cid:durableId="27441DBB"/>
  <w16cid:commentId w16cid:paraId="4A6BE5AA" w16cid:durableId="27337367"/>
  <w16cid:commentId w16cid:paraId="00B8E92D" w16cid:durableId="2744229D"/>
  <w16cid:commentId w16cid:paraId="127F116D" w16cid:durableId="2732EB11"/>
  <w16cid:commentId w16cid:paraId="6DE80BC5" w16cid:durableId="27443A6C"/>
  <w16cid:commentId w16cid:paraId="588A2EE5" w16cid:durableId="2733C405"/>
  <w16cid:commentId w16cid:paraId="7403E16E" w16cid:durableId="27442149"/>
  <w16cid:commentId w16cid:paraId="4C84B8F6" w16cid:durableId="2732EB29"/>
  <w16cid:commentId w16cid:paraId="2E9D7C94" w16cid:durableId="27443A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42B5C" w14:textId="77777777" w:rsidR="00394F80" w:rsidRDefault="00394F80" w:rsidP="001E1E36">
      <w:pPr>
        <w:spacing w:after="0" w:line="240" w:lineRule="auto"/>
      </w:pPr>
      <w:r>
        <w:separator/>
      </w:r>
    </w:p>
  </w:endnote>
  <w:endnote w:type="continuationSeparator" w:id="0">
    <w:p w14:paraId="56358F7E" w14:textId="77777777" w:rsidR="00394F80" w:rsidRDefault="00394F80" w:rsidP="001E1E36">
      <w:pPr>
        <w:spacing w:after="0" w:line="240" w:lineRule="auto"/>
      </w:pPr>
      <w:r>
        <w:continuationSeparator/>
      </w:r>
    </w:p>
  </w:endnote>
  <w:endnote w:type="continuationNotice" w:id="1">
    <w:p w14:paraId="1A30FA9A" w14:textId="77777777" w:rsidR="00394F80" w:rsidRDefault="00394F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80202" w14:textId="77777777" w:rsidR="00394F80" w:rsidRDefault="00394F80" w:rsidP="001E1E36">
      <w:pPr>
        <w:spacing w:after="0" w:line="240" w:lineRule="auto"/>
      </w:pPr>
      <w:r>
        <w:separator/>
      </w:r>
    </w:p>
  </w:footnote>
  <w:footnote w:type="continuationSeparator" w:id="0">
    <w:p w14:paraId="3BA20010" w14:textId="77777777" w:rsidR="00394F80" w:rsidRDefault="00394F80" w:rsidP="001E1E36">
      <w:pPr>
        <w:spacing w:after="0" w:line="240" w:lineRule="auto"/>
      </w:pPr>
      <w:r>
        <w:continuationSeparator/>
      </w:r>
    </w:p>
  </w:footnote>
  <w:footnote w:type="continuationNotice" w:id="1">
    <w:p w14:paraId="1DFCA9B3" w14:textId="77777777" w:rsidR="00394F80" w:rsidRDefault="00394F8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1E1A"/>
    <w:multiLevelType w:val="hybridMultilevel"/>
    <w:tmpl w:val="F3D273E2"/>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317E654A"/>
    <w:multiLevelType w:val="hybridMultilevel"/>
    <w:tmpl w:val="3FBA3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313728"/>
    <w:multiLevelType w:val="hybridMultilevel"/>
    <w:tmpl w:val="7764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480618"/>
    <w:multiLevelType w:val="hybridMultilevel"/>
    <w:tmpl w:val="068C7716"/>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47530017"/>
    <w:multiLevelType w:val="hybridMultilevel"/>
    <w:tmpl w:val="636A401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AB22BBA"/>
    <w:multiLevelType w:val="hybridMultilevel"/>
    <w:tmpl w:val="8228C85A"/>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5E2A300E"/>
    <w:multiLevelType w:val="hybridMultilevel"/>
    <w:tmpl w:val="9C90EA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5134EA0"/>
    <w:multiLevelType w:val="hybridMultilevel"/>
    <w:tmpl w:val="12163A3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714E1706"/>
    <w:multiLevelType w:val="hybridMultilevel"/>
    <w:tmpl w:val="2BACC716"/>
    <w:lvl w:ilvl="0" w:tplc="6008A824">
      <w:start w:val="3"/>
      <w:numFmt w:val="bullet"/>
      <w:lvlText w:val="-"/>
      <w:lvlJc w:val="left"/>
      <w:pPr>
        <w:ind w:left="1080" w:hanging="360"/>
      </w:pPr>
      <w:rPr>
        <w:rFonts w:ascii="Calibri" w:eastAsiaTheme="minorEastAsia"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AAC694D"/>
    <w:multiLevelType w:val="hybridMultilevel"/>
    <w:tmpl w:val="10201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6"/>
  </w:num>
  <w:num w:numId="4">
    <w:abstractNumId w:val="5"/>
  </w:num>
  <w:num w:numId="5">
    <w:abstractNumId w:val="4"/>
  </w:num>
  <w:num w:numId="6">
    <w:abstractNumId w:val="3"/>
  </w:num>
  <w:num w:numId="7">
    <w:abstractNumId w:val="0"/>
  </w:num>
  <w:num w:numId="8">
    <w:abstractNumId w:val="1"/>
  </w:num>
  <w:num w:numId="9">
    <w:abstractNumId w:val="2"/>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rmac Booth">
    <w15:presenceInfo w15:providerId="Windows Live" w15:userId="3bd0b8847567617b"/>
  </w15:person>
  <w15:person w15:author="Len Thomas">
    <w15:presenceInfo w15:providerId="AD" w15:userId="S::lt5@st-andrews.ac.uk::09b5c2b3-f1e7-4e1f-ac15-4f9693a5e0fe"/>
  </w15:person>
  <w15:person w15:author="Danielle Harris">
    <w15:presenceInfo w15:providerId="AD" w15:userId="S::dh17@st-andrews.ac.uk::2185afb3-7022-42a0-9274-b48403000095"/>
  </w15:person>
  <w15:person w15:author="Megan Ryder">
    <w15:presenceInfo w15:providerId="AD" w15:userId="S::msr9@st-andrews.ac.uk::ade048c4-6f21-453f-a6c8-6e5a99b6ff2c"/>
  </w15:person>
  <w15:person w15:author="Tiago Marques">
    <w15:presenceInfo w15:providerId="Windows Live" w15:userId="bf9cac248411b271"/>
  </w15:person>
  <w15:person w15:author="cornelia">
    <w15:presenceInfo w15:providerId="None" w15:userId="cornelia"/>
  </w15:person>
  <w15:person w15:author="Ruth Joy">
    <w15:presenceInfo w15:providerId="AD" w15:userId="S::rjoy@sfu.ca::0b257715-f800-4980-9f1c-ba84fd731d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Animal Science&lt;/Style&gt;&lt;LeftDelim&gt;{&lt;/LeftDelim&gt;&lt;RightDelim&gt;}&lt;/RightDelim&gt;&lt;FontName&gt;Calibri Ligh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xxdr0p9tdsarte0w5gvf0xxvr9a0pa2255s&quot;&gt;rp@smruconsulting.com&lt;record-ids&gt;&lt;item&gt;537&lt;/item&gt;&lt;item&gt;927&lt;/item&gt;&lt;item&gt;975&lt;/item&gt;&lt;item&gt;1579&lt;/item&gt;&lt;item&gt;1644&lt;/item&gt;&lt;item&gt;1662&lt;/item&gt;&lt;item&gt;2362&lt;/item&gt;&lt;item&gt;2704&lt;/item&gt;&lt;item&gt;2705&lt;/item&gt;&lt;item&gt;2719&lt;/item&gt;&lt;item&gt;2776&lt;/item&gt;&lt;item&gt;2803&lt;/item&gt;&lt;item&gt;2910&lt;/item&gt;&lt;item&gt;3299&lt;/item&gt;&lt;item&gt;3378&lt;/item&gt;&lt;item&gt;3398&lt;/item&gt;&lt;item&gt;3424&lt;/item&gt;&lt;item&gt;3503&lt;/item&gt;&lt;item&gt;3709&lt;/item&gt;&lt;item&gt;3711&lt;/item&gt;&lt;item&gt;5756&lt;/item&gt;&lt;item&gt;5804&lt;/item&gt;&lt;item&gt;5862&lt;/item&gt;&lt;item&gt;5891&lt;/item&gt;&lt;item&gt;7457&lt;/item&gt;&lt;item&gt;7594&lt;/item&gt;&lt;item&gt;8009&lt;/item&gt;&lt;item&gt;8149&lt;/item&gt;&lt;item&gt;8494&lt;/item&gt;&lt;item&gt;8509&lt;/item&gt;&lt;item&gt;8511&lt;/item&gt;&lt;item&gt;8513&lt;/item&gt;&lt;item&gt;8514&lt;/item&gt;&lt;item&gt;8515&lt;/item&gt;&lt;item&gt;8516&lt;/item&gt;&lt;item&gt;8519&lt;/item&gt;&lt;item&gt;8521&lt;/item&gt;&lt;item&gt;8585&lt;/item&gt;&lt;item&gt;8592&lt;/item&gt;&lt;/record-ids&gt;&lt;/item&gt;&lt;/Libraries&gt;"/>
  </w:docVars>
  <w:rsids>
    <w:rsidRoot w:val="00611F3C"/>
    <w:rsid w:val="000034BF"/>
    <w:rsid w:val="000124E7"/>
    <w:rsid w:val="00012708"/>
    <w:rsid w:val="00014C59"/>
    <w:rsid w:val="00017332"/>
    <w:rsid w:val="00022DAD"/>
    <w:rsid w:val="00024708"/>
    <w:rsid w:val="000258E1"/>
    <w:rsid w:val="00027D0A"/>
    <w:rsid w:val="00030005"/>
    <w:rsid w:val="0003054C"/>
    <w:rsid w:val="00032692"/>
    <w:rsid w:val="00037C8F"/>
    <w:rsid w:val="000438AD"/>
    <w:rsid w:val="00047920"/>
    <w:rsid w:val="00050094"/>
    <w:rsid w:val="00050320"/>
    <w:rsid w:val="00051531"/>
    <w:rsid w:val="000543C1"/>
    <w:rsid w:val="000549D8"/>
    <w:rsid w:val="00056D4C"/>
    <w:rsid w:val="000620D1"/>
    <w:rsid w:val="0006322E"/>
    <w:rsid w:val="00074683"/>
    <w:rsid w:val="00080D00"/>
    <w:rsid w:val="00083533"/>
    <w:rsid w:val="000838C2"/>
    <w:rsid w:val="00084C48"/>
    <w:rsid w:val="00086872"/>
    <w:rsid w:val="00096754"/>
    <w:rsid w:val="000A38C4"/>
    <w:rsid w:val="000B04B1"/>
    <w:rsid w:val="000B288B"/>
    <w:rsid w:val="000C1A64"/>
    <w:rsid w:val="000C2F9D"/>
    <w:rsid w:val="000C35B3"/>
    <w:rsid w:val="000D2022"/>
    <w:rsid w:val="000D3D38"/>
    <w:rsid w:val="000D5D86"/>
    <w:rsid w:val="000D5DED"/>
    <w:rsid w:val="000E0D65"/>
    <w:rsid w:val="000E3B15"/>
    <w:rsid w:val="000E3E21"/>
    <w:rsid w:val="000E565E"/>
    <w:rsid w:val="000E5EE7"/>
    <w:rsid w:val="000E6939"/>
    <w:rsid w:val="000E703A"/>
    <w:rsid w:val="000E7231"/>
    <w:rsid w:val="000F7D6E"/>
    <w:rsid w:val="0010341D"/>
    <w:rsid w:val="001069E9"/>
    <w:rsid w:val="001172EE"/>
    <w:rsid w:val="001239BF"/>
    <w:rsid w:val="00124340"/>
    <w:rsid w:val="00131610"/>
    <w:rsid w:val="00132D3A"/>
    <w:rsid w:val="00140C29"/>
    <w:rsid w:val="001422D3"/>
    <w:rsid w:val="001443E2"/>
    <w:rsid w:val="00145BFF"/>
    <w:rsid w:val="00155D29"/>
    <w:rsid w:val="00157EC8"/>
    <w:rsid w:val="001600EB"/>
    <w:rsid w:val="00160A8C"/>
    <w:rsid w:val="0016195A"/>
    <w:rsid w:val="00164BCB"/>
    <w:rsid w:val="00167F1F"/>
    <w:rsid w:val="0017087B"/>
    <w:rsid w:val="00170970"/>
    <w:rsid w:val="00171B93"/>
    <w:rsid w:val="001816A1"/>
    <w:rsid w:val="001826FD"/>
    <w:rsid w:val="00184AB6"/>
    <w:rsid w:val="0018685F"/>
    <w:rsid w:val="0019036B"/>
    <w:rsid w:val="0019379F"/>
    <w:rsid w:val="001B158E"/>
    <w:rsid w:val="001B3AC6"/>
    <w:rsid w:val="001B3ED4"/>
    <w:rsid w:val="001B750B"/>
    <w:rsid w:val="001C1F0E"/>
    <w:rsid w:val="001C737C"/>
    <w:rsid w:val="001D2B51"/>
    <w:rsid w:val="001D651D"/>
    <w:rsid w:val="001E1E36"/>
    <w:rsid w:val="001E784C"/>
    <w:rsid w:val="001F74EB"/>
    <w:rsid w:val="00211FB2"/>
    <w:rsid w:val="00223F53"/>
    <w:rsid w:val="00230B32"/>
    <w:rsid w:val="00232A5D"/>
    <w:rsid w:val="0023572D"/>
    <w:rsid w:val="0024395F"/>
    <w:rsid w:val="00244055"/>
    <w:rsid w:val="00244C7F"/>
    <w:rsid w:val="00251035"/>
    <w:rsid w:val="00251EEC"/>
    <w:rsid w:val="0025431E"/>
    <w:rsid w:val="002617C5"/>
    <w:rsid w:val="00263643"/>
    <w:rsid w:val="0026437C"/>
    <w:rsid w:val="00274724"/>
    <w:rsid w:val="00274BD2"/>
    <w:rsid w:val="00284612"/>
    <w:rsid w:val="00287FE5"/>
    <w:rsid w:val="002907BA"/>
    <w:rsid w:val="00293B4A"/>
    <w:rsid w:val="002A16F1"/>
    <w:rsid w:val="002B106D"/>
    <w:rsid w:val="002B1BD9"/>
    <w:rsid w:val="002B2B70"/>
    <w:rsid w:val="002B3370"/>
    <w:rsid w:val="002B78E1"/>
    <w:rsid w:val="002C366C"/>
    <w:rsid w:val="002C6460"/>
    <w:rsid w:val="002D4A17"/>
    <w:rsid w:val="002D774B"/>
    <w:rsid w:val="002D77D9"/>
    <w:rsid w:val="002E0BC3"/>
    <w:rsid w:val="002E50DB"/>
    <w:rsid w:val="002E7980"/>
    <w:rsid w:val="002F16FC"/>
    <w:rsid w:val="002F338B"/>
    <w:rsid w:val="002F43F0"/>
    <w:rsid w:val="002F6082"/>
    <w:rsid w:val="0031109F"/>
    <w:rsid w:val="00312F69"/>
    <w:rsid w:val="00312FAA"/>
    <w:rsid w:val="0032540F"/>
    <w:rsid w:val="00327AB0"/>
    <w:rsid w:val="00330D9B"/>
    <w:rsid w:val="00331E4C"/>
    <w:rsid w:val="003325C0"/>
    <w:rsid w:val="003350C2"/>
    <w:rsid w:val="0033709F"/>
    <w:rsid w:val="003379B8"/>
    <w:rsid w:val="00337F36"/>
    <w:rsid w:val="00341869"/>
    <w:rsid w:val="00345FA2"/>
    <w:rsid w:val="00350D51"/>
    <w:rsid w:val="003528A0"/>
    <w:rsid w:val="003540EC"/>
    <w:rsid w:val="0035674C"/>
    <w:rsid w:val="00366111"/>
    <w:rsid w:val="003724EB"/>
    <w:rsid w:val="00372819"/>
    <w:rsid w:val="0037311E"/>
    <w:rsid w:val="0038376E"/>
    <w:rsid w:val="00394F80"/>
    <w:rsid w:val="003978DC"/>
    <w:rsid w:val="003A1B16"/>
    <w:rsid w:val="003A27B0"/>
    <w:rsid w:val="003A27B5"/>
    <w:rsid w:val="003A5217"/>
    <w:rsid w:val="003B0FF9"/>
    <w:rsid w:val="003B275C"/>
    <w:rsid w:val="003B6945"/>
    <w:rsid w:val="003C0126"/>
    <w:rsid w:val="003C044C"/>
    <w:rsid w:val="003C2F94"/>
    <w:rsid w:val="003C36FA"/>
    <w:rsid w:val="003C6508"/>
    <w:rsid w:val="003C781B"/>
    <w:rsid w:val="003D4DE4"/>
    <w:rsid w:val="003E13B1"/>
    <w:rsid w:val="003F11E6"/>
    <w:rsid w:val="003F31C0"/>
    <w:rsid w:val="003F5B98"/>
    <w:rsid w:val="003F628C"/>
    <w:rsid w:val="00400D83"/>
    <w:rsid w:val="00402F52"/>
    <w:rsid w:val="004030CA"/>
    <w:rsid w:val="00410440"/>
    <w:rsid w:val="00412987"/>
    <w:rsid w:val="00414550"/>
    <w:rsid w:val="004204E0"/>
    <w:rsid w:val="004258BE"/>
    <w:rsid w:val="00425CCC"/>
    <w:rsid w:val="00432FAD"/>
    <w:rsid w:val="00435554"/>
    <w:rsid w:val="00440DD7"/>
    <w:rsid w:val="00443005"/>
    <w:rsid w:val="00445086"/>
    <w:rsid w:val="00450A69"/>
    <w:rsid w:val="00453844"/>
    <w:rsid w:val="00456D1D"/>
    <w:rsid w:val="00463B1C"/>
    <w:rsid w:val="00466254"/>
    <w:rsid w:val="00466A79"/>
    <w:rsid w:val="00467AD2"/>
    <w:rsid w:val="0047054D"/>
    <w:rsid w:val="0047103C"/>
    <w:rsid w:val="004710D4"/>
    <w:rsid w:val="00471A52"/>
    <w:rsid w:val="004800E0"/>
    <w:rsid w:val="004821D7"/>
    <w:rsid w:val="00487768"/>
    <w:rsid w:val="00491466"/>
    <w:rsid w:val="00492B3C"/>
    <w:rsid w:val="004A0702"/>
    <w:rsid w:val="004A15C5"/>
    <w:rsid w:val="004A21CA"/>
    <w:rsid w:val="004A59FF"/>
    <w:rsid w:val="004A6BB4"/>
    <w:rsid w:val="004A7B88"/>
    <w:rsid w:val="004B5753"/>
    <w:rsid w:val="004B665F"/>
    <w:rsid w:val="004B7ACD"/>
    <w:rsid w:val="004C0311"/>
    <w:rsid w:val="004C1B7C"/>
    <w:rsid w:val="004C2D2F"/>
    <w:rsid w:val="004D06DC"/>
    <w:rsid w:val="004D1B20"/>
    <w:rsid w:val="004D6CBB"/>
    <w:rsid w:val="004E05AF"/>
    <w:rsid w:val="004E2D2A"/>
    <w:rsid w:val="004E5344"/>
    <w:rsid w:val="004F0E96"/>
    <w:rsid w:val="004F1EB1"/>
    <w:rsid w:val="004F6380"/>
    <w:rsid w:val="004F6EE2"/>
    <w:rsid w:val="005073DD"/>
    <w:rsid w:val="00511450"/>
    <w:rsid w:val="0051546B"/>
    <w:rsid w:val="00526A1D"/>
    <w:rsid w:val="005339CF"/>
    <w:rsid w:val="0053421F"/>
    <w:rsid w:val="0055057C"/>
    <w:rsid w:val="005517A5"/>
    <w:rsid w:val="005534AB"/>
    <w:rsid w:val="005548E3"/>
    <w:rsid w:val="00555E8F"/>
    <w:rsid w:val="00557E67"/>
    <w:rsid w:val="00560192"/>
    <w:rsid w:val="00565E8C"/>
    <w:rsid w:val="00566756"/>
    <w:rsid w:val="00567598"/>
    <w:rsid w:val="00570518"/>
    <w:rsid w:val="00571CC5"/>
    <w:rsid w:val="00571F6E"/>
    <w:rsid w:val="00575BBE"/>
    <w:rsid w:val="00575BE5"/>
    <w:rsid w:val="00576710"/>
    <w:rsid w:val="00583DC6"/>
    <w:rsid w:val="005846FF"/>
    <w:rsid w:val="00586181"/>
    <w:rsid w:val="00593119"/>
    <w:rsid w:val="00597F15"/>
    <w:rsid w:val="005A0A75"/>
    <w:rsid w:val="005A131D"/>
    <w:rsid w:val="005A30DB"/>
    <w:rsid w:val="005A4FB9"/>
    <w:rsid w:val="005A6DA9"/>
    <w:rsid w:val="005B339A"/>
    <w:rsid w:val="005B4AC0"/>
    <w:rsid w:val="005C0AD9"/>
    <w:rsid w:val="005C2E9A"/>
    <w:rsid w:val="005C459C"/>
    <w:rsid w:val="005D0EA0"/>
    <w:rsid w:val="005D34B7"/>
    <w:rsid w:val="005E0395"/>
    <w:rsid w:val="005F4FF5"/>
    <w:rsid w:val="005F5B51"/>
    <w:rsid w:val="00601FE2"/>
    <w:rsid w:val="006047B7"/>
    <w:rsid w:val="0061142F"/>
    <w:rsid w:val="00611F3C"/>
    <w:rsid w:val="006122DE"/>
    <w:rsid w:val="00613AE0"/>
    <w:rsid w:val="006143C8"/>
    <w:rsid w:val="0062125F"/>
    <w:rsid w:val="00634B7A"/>
    <w:rsid w:val="00641084"/>
    <w:rsid w:val="006415DE"/>
    <w:rsid w:val="006506BF"/>
    <w:rsid w:val="00655ABD"/>
    <w:rsid w:val="006574D7"/>
    <w:rsid w:val="006619D0"/>
    <w:rsid w:val="00663C6D"/>
    <w:rsid w:val="006641B4"/>
    <w:rsid w:val="00664325"/>
    <w:rsid w:val="0067055B"/>
    <w:rsid w:val="00677A74"/>
    <w:rsid w:val="0068770C"/>
    <w:rsid w:val="006900A9"/>
    <w:rsid w:val="00694772"/>
    <w:rsid w:val="00697875"/>
    <w:rsid w:val="006A32F4"/>
    <w:rsid w:val="006A7CA6"/>
    <w:rsid w:val="006B0C82"/>
    <w:rsid w:val="006B47EB"/>
    <w:rsid w:val="006B4B3E"/>
    <w:rsid w:val="006C0790"/>
    <w:rsid w:val="006C34F4"/>
    <w:rsid w:val="006C3D38"/>
    <w:rsid w:val="006D0747"/>
    <w:rsid w:val="006D43A6"/>
    <w:rsid w:val="006D6F6B"/>
    <w:rsid w:val="006E00E3"/>
    <w:rsid w:val="006E18AF"/>
    <w:rsid w:val="006E1E3A"/>
    <w:rsid w:val="006E200E"/>
    <w:rsid w:val="006F0171"/>
    <w:rsid w:val="006F3255"/>
    <w:rsid w:val="006F3357"/>
    <w:rsid w:val="006F381F"/>
    <w:rsid w:val="00701945"/>
    <w:rsid w:val="007037AA"/>
    <w:rsid w:val="00706899"/>
    <w:rsid w:val="00712249"/>
    <w:rsid w:val="007127AE"/>
    <w:rsid w:val="00720B71"/>
    <w:rsid w:val="00720B83"/>
    <w:rsid w:val="00721718"/>
    <w:rsid w:val="007315A6"/>
    <w:rsid w:val="00742253"/>
    <w:rsid w:val="0074295E"/>
    <w:rsid w:val="00743C3A"/>
    <w:rsid w:val="00745E68"/>
    <w:rsid w:val="007557E3"/>
    <w:rsid w:val="00757E15"/>
    <w:rsid w:val="007754DE"/>
    <w:rsid w:val="0078749E"/>
    <w:rsid w:val="007959DC"/>
    <w:rsid w:val="007A1758"/>
    <w:rsid w:val="007A1EE1"/>
    <w:rsid w:val="007A3052"/>
    <w:rsid w:val="007A5F74"/>
    <w:rsid w:val="007A632D"/>
    <w:rsid w:val="007B6FDD"/>
    <w:rsid w:val="007B7766"/>
    <w:rsid w:val="007B7CEF"/>
    <w:rsid w:val="007C355F"/>
    <w:rsid w:val="007C6454"/>
    <w:rsid w:val="007C674E"/>
    <w:rsid w:val="007D0664"/>
    <w:rsid w:val="007D1F7B"/>
    <w:rsid w:val="007E6942"/>
    <w:rsid w:val="007F0461"/>
    <w:rsid w:val="0080240A"/>
    <w:rsid w:val="00802720"/>
    <w:rsid w:val="00806755"/>
    <w:rsid w:val="0081194C"/>
    <w:rsid w:val="00822734"/>
    <w:rsid w:val="00824DFD"/>
    <w:rsid w:val="0083200A"/>
    <w:rsid w:val="00832307"/>
    <w:rsid w:val="0083646F"/>
    <w:rsid w:val="00841208"/>
    <w:rsid w:val="00846DB8"/>
    <w:rsid w:val="00856D7E"/>
    <w:rsid w:val="00861AEC"/>
    <w:rsid w:val="008717AB"/>
    <w:rsid w:val="00874E05"/>
    <w:rsid w:val="008766C6"/>
    <w:rsid w:val="008777F6"/>
    <w:rsid w:val="008831F2"/>
    <w:rsid w:val="00887A8C"/>
    <w:rsid w:val="00892682"/>
    <w:rsid w:val="00893E18"/>
    <w:rsid w:val="00897685"/>
    <w:rsid w:val="008A4C34"/>
    <w:rsid w:val="008B04EB"/>
    <w:rsid w:val="008B134F"/>
    <w:rsid w:val="008B43C9"/>
    <w:rsid w:val="008B511A"/>
    <w:rsid w:val="008B60DA"/>
    <w:rsid w:val="008D0CB9"/>
    <w:rsid w:val="008D1811"/>
    <w:rsid w:val="008D5CD5"/>
    <w:rsid w:val="008E0A0B"/>
    <w:rsid w:val="008E0F3B"/>
    <w:rsid w:val="008E101B"/>
    <w:rsid w:val="008E32A0"/>
    <w:rsid w:val="008E4CF6"/>
    <w:rsid w:val="008E5D7F"/>
    <w:rsid w:val="008E61F1"/>
    <w:rsid w:val="008F09E9"/>
    <w:rsid w:val="008F0C3D"/>
    <w:rsid w:val="008F4CD5"/>
    <w:rsid w:val="008F5F52"/>
    <w:rsid w:val="008F6428"/>
    <w:rsid w:val="00916CC6"/>
    <w:rsid w:val="00917EA9"/>
    <w:rsid w:val="00921C9F"/>
    <w:rsid w:val="00922C5A"/>
    <w:rsid w:val="00932D67"/>
    <w:rsid w:val="00936735"/>
    <w:rsid w:val="009378EB"/>
    <w:rsid w:val="00942CAB"/>
    <w:rsid w:val="00943855"/>
    <w:rsid w:val="00950C5C"/>
    <w:rsid w:val="00953127"/>
    <w:rsid w:val="00955959"/>
    <w:rsid w:val="00955D52"/>
    <w:rsid w:val="009633A5"/>
    <w:rsid w:val="00981034"/>
    <w:rsid w:val="00984427"/>
    <w:rsid w:val="009941CD"/>
    <w:rsid w:val="009A01B6"/>
    <w:rsid w:val="009A2C86"/>
    <w:rsid w:val="009B0A59"/>
    <w:rsid w:val="009B10EF"/>
    <w:rsid w:val="009B2D1B"/>
    <w:rsid w:val="009B3CA7"/>
    <w:rsid w:val="009C411C"/>
    <w:rsid w:val="009C52D4"/>
    <w:rsid w:val="009C55DC"/>
    <w:rsid w:val="009C5E3D"/>
    <w:rsid w:val="009C7289"/>
    <w:rsid w:val="009D33A9"/>
    <w:rsid w:val="009D3D8D"/>
    <w:rsid w:val="009D7054"/>
    <w:rsid w:val="009F10C1"/>
    <w:rsid w:val="009F18F6"/>
    <w:rsid w:val="009F230C"/>
    <w:rsid w:val="009F39C3"/>
    <w:rsid w:val="009F4628"/>
    <w:rsid w:val="00A00510"/>
    <w:rsid w:val="00A011C3"/>
    <w:rsid w:val="00A013A0"/>
    <w:rsid w:val="00A0684E"/>
    <w:rsid w:val="00A1057F"/>
    <w:rsid w:val="00A115E5"/>
    <w:rsid w:val="00A1381E"/>
    <w:rsid w:val="00A14593"/>
    <w:rsid w:val="00A14601"/>
    <w:rsid w:val="00A15F46"/>
    <w:rsid w:val="00A20616"/>
    <w:rsid w:val="00A25E5C"/>
    <w:rsid w:val="00A3293E"/>
    <w:rsid w:val="00A351E6"/>
    <w:rsid w:val="00A37EF8"/>
    <w:rsid w:val="00A47107"/>
    <w:rsid w:val="00A471BC"/>
    <w:rsid w:val="00A4796A"/>
    <w:rsid w:val="00A51DAE"/>
    <w:rsid w:val="00A5215C"/>
    <w:rsid w:val="00A52C07"/>
    <w:rsid w:val="00A53168"/>
    <w:rsid w:val="00A54750"/>
    <w:rsid w:val="00A55525"/>
    <w:rsid w:val="00A55FEB"/>
    <w:rsid w:val="00A560BA"/>
    <w:rsid w:val="00A57DA4"/>
    <w:rsid w:val="00A61CE1"/>
    <w:rsid w:val="00A626A8"/>
    <w:rsid w:val="00A66E30"/>
    <w:rsid w:val="00A70684"/>
    <w:rsid w:val="00A734E1"/>
    <w:rsid w:val="00A761EF"/>
    <w:rsid w:val="00A92FFC"/>
    <w:rsid w:val="00A93232"/>
    <w:rsid w:val="00AA1AC5"/>
    <w:rsid w:val="00AA5B1F"/>
    <w:rsid w:val="00AB20AA"/>
    <w:rsid w:val="00AB7F71"/>
    <w:rsid w:val="00AC0840"/>
    <w:rsid w:val="00AC1313"/>
    <w:rsid w:val="00AC1C83"/>
    <w:rsid w:val="00AC59DB"/>
    <w:rsid w:val="00AD011F"/>
    <w:rsid w:val="00AD01F2"/>
    <w:rsid w:val="00AD4E3E"/>
    <w:rsid w:val="00AD634B"/>
    <w:rsid w:val="00AD63A4"/>
    <w:rsid w:val="00AE1B51"/>
    <w:rsid w:val="00AE24FA"/>
    <w:rsid w:val="00AE69E9"/>
    <w:rsid w:val="00AF35D9"/>
    <w:rsid w:val="00AF7CEA"/>
    <w:rsid w:val="00B01EEC"/>
    <w:rsid w:val="00B02081"/>
    <w:rsid w:val="00B02E3B"/>
    <w:rsid w:val="00B04AEC"/>
    <w:rsid w:val="00B04E5C"/>
    <w:rsid w:val="00B07D68"/>
    <w:rsid w:val="00B10A23"/>
    <w:rsid w:val="00B121CE"/>
    <w:rsid w:val="00B25E52"/>
    <w:rsid w:val="00B27B5A"/>
    <w:rsid w:val="00B50D39"/>
    <w:rsid w:val="00B557C7"/>
    <w:rsid w:val="00B576C7"/>
    <w:rsid w:val="00B658CA"/>
    <w:rsid w:val="00B71D9C"/>
    <w:rsid w:val="00B72271"/>
    <w:rsid w:val="00B84A9F"/>
    <w:rsid w:val="00B857EA"/>
    <w:rsid w:val="00B94D75"/>
    <w:rsid w:val="00B97DAA"/>
    <w:rsid w:val="00BA7253"/>
    <w:rsid w:val="00BB00A9"/>
    <w:rsid w:val="00BB2A6A"/>
    <w:rsid w:val="00BC022B"/>
    <w:rsid w:val="00BD2D0E"/>
    <w:rsid w:val="00BE2135"/>
    <w:rsid w:val="00BE7FEF"/>
    <w:rsid w:val="00BF14BB"/>
    <w:rsid w:val="00BF4220"/>
    <w:rsid w:val="00BF5AF1"/>
    <w:rsid w:val="00BF6864"/>
    <w:rsid w:val="00C00E0C"/>
    <w:rsid w:val="00C02983"/>
    <w:rsid w:val="00C03033"/>
    <w:rsid w:val="00C058F8"/>
    <w:rsid w:val="00C065B9"/>
    <w:rsid w:val="00C20C5F"/>
    <w:rsid w:val="00C22B3F"/>
    <w:rsid w:val="00C237DD"/>
    <w:rsid w:val="00C306C8"/>
    <w:rsid w:val="00C40DC9"/>
    <w:rsid w:val="00C41A44"/>
    <w:rsid w:val="00C431A3"/>
    <w:rsid w:val="00C437F2"/>
    <w:rsid w:val="00C509B1"/>
    <w:rsid w:val="00C51957"/>
    <w:rsid w:val="00C55304"/>
    <w:rsid w:val="00C57B1A"/>
    <w:rsid w:val="00C66C67"/>
    <w:rsid w:val="00C70BAA"/>
    <w:rsid w:val="00C70C89"/>
    <w:rsid w:val="00C735AC"/>
    <w:rsid w:val="00C73605"/>
    <w:rsid w:val="00C767EF"/>
    <w:rsid w:val="00C8469F"/>
    <w:rsid w:val="00C87783"/>
    <w:rsid w:val="00C90B3F"/>
    <w:rsid w:val="00C9161E"/>
    <w:rsid w:val="00C91841"/>
    <w:rsid w:val="00C91F0A"/>
    <w:rsid w:val="00C932DA"/>
    <w:rsid w:val="00C97B74"/>
    <w:rsid w:val="00CA33F1"/>
    <w:rsid w:val="00CA5E4B"/>
    <w:rsid w:val="00CA7145"/>
    <w:rsid w:val="00CB4123"/>
    <w:rsid w:val="00CB5428"/>
    <w:rsid w:val="00CB6510"/>
    <w:rsid w:val="00CB7AF9"/>
    <w:rsid w:val="00CC2489"/>
    <w:rsid w:val="00CC26B3"/>
    <w:rsid w:val="00CD06BA"/>
    <w:rsid w:val="00CD0D51"/>
    <w:rsid w:val="00CD179A"/>
    <w:rsid w:val="00CD1E64"/>
    <w:rsid w:val="00CD538F"/>
    <w:rsid w:val="00CE5457"/>
    <w:rsid w:val="00CF1C36"/>
    <w:rsid w:val="00CF4E38"/>
    <w:rsid w:val="00CF6E4D"/>
    <w:rsid w:val="00D00352"/>
    <w:rsid w:val="00D01967"/>
    <w:rsid w:val="00D02F6D"/>
    <w:rsid w:val="00D10D50"/>
    <w:rsid w:val="00D118C1"/>
    <w:rsid w:val="00D11DC6"/>
    <w:rsid w:val="00D124A6"/>
    <w:rsid w:val="00D15843"/>
    <w:rsid w:val="00D17BC0"/>
    <w:rsid w:val="00D17FB7"/>
    <w:rsid w:val="00D20E3C"/>
    <w:rsid w:val="00D23923"/>
    <w:rsid w:val="00D32B7A"/>
    <w:rsid w:val="00D363CB"/>
    <w:rsid w:val="00D4345E"/>
    <w:rsid w:val="00D45D8D"/>
    <w:rsid w:val="00D46F56"/>
    <w:rsid w:val="00D51A16"/>
    <w:rsid w:val="00D55519"/>
    <w:rsid w:val="00D561D7"/>
    <w:rsid w:val="00D62490"/>
    <w:rsid w:val="00D7394A"/>
    <w:rsid w:val="00D75F89"/>
    <w:rsid w:val="00D77F35"/>
    <w:rsid w:val="00D96023"/>
    <w:rsid w:val="00D96337"/>
    <w:rsid w:val="00D97340"/>
    <w:rsid w:val="00DA2CFC"/>
    <w:rsid w:val="00DA43BE"/>
    <w:rsid w:val="00DA5F3A"/>
    <w:rsid w:val="00DB4867"/>
    <w:rsid w:val="00DB4B50"/>
    <w:rsid w:val="00DC0B36"/>
    <w:rsid w:val="00DC5CAB"/>
    <w:rsid w:val="00DD638B"/>
    <w:rsid w:val="00DD74F0"/>
    <w:rsid w:val="00DE5D51"/>
    <w:rsid w:val="00DE6597"/>
    <w:rsid w:val="00DF0E16"/>
    <w:rsid w:val="00DF2458"/>
    <w:rsid w:val="00DF2529"/>
    <w:rsid w:val="00E0442F"/>
    <w:rsid w:val="00E10DC2"/>
    <w:rsid w:val="00E17E48"/>
    <w:rsid w:val="00E20490"/>
    <w:rsid w:val="00E24208"/>
    <w:rsid w:val="00E242FC"/>
    <w:rsid w:val="00E30BDE"/>
    <w:rsid w:val="00E37A67"/>
    <w:rsid w:val="00E410E2"/>
    <w:rsid w:val="00E41115"/>
    <w:rsid w:val="00E41793"/>
    <w:rsid w:val="00E4575E"/>
    <w:rsid w:val="00E54910"/>
    <w:rsid w:val="00E60C04"/>
    <w:rsid w:val="00E6377A"/>
    <w:rsid w:val="00E64271"/>
    <w:rsid w:val="00E666C4"/>
    <w:rsid w:val="00E666D0"/>
    <w:rsid w:val="00E677F1"/>
    <w:rsid w:val="00E67F22"/>
    <w:rsid w:val="00E723B8"/>
    <w:rsid w:val="00E80F99"/>
    <w:rsid w:val="00EB29EB"/>
    <w:rsid w:val="00EB5CC7"/>
    <w:rsid w:val="00EC0DC7"/>
    <w:rsid w:val="00EC0E37"/>
    <w:rsid w:val="00EC3982"/>
    <w:rsid w:val="00EC4A54"/>
    <w:rsid w:val="00EC61DF"/>
    <w:rsid w:val="00ED28CA"/>
    <w:rsid w:val="00ED643B"/>
    <w:rsid w:val="00ED6995"/>
    <w:rsid w:val="00ED7F39"/>
    <w:rsid w:val="00EE105B"/>
    <w:rsid w:val="00EF0139"/>
    <w:rsid w:val="00EF2FA0"/>
    <w:rsid w:val="00EF2FB0"/>
    <w:rsid w:val="00F00583"/>
    <w:rsid w:val="00F01095"/>
    <w:rsid w:val="00F0401E"/>
    <w:rsid w:val="00F04F49"/>
    <w:rsid w:val="00F053A5"/>
    <w:rsid w:val="00F07F1A"/>
    <w:rsid w:val="00F10930"/>
    <w:rsid w:val="00F1165D"/>
    <w:rsid w:val="00F11F22"/>
    <w:rsid w:val="00F120E5"/>
    <w:rsid w:val="00F21221"/>
    <w:rsid w:val="00F21D72"/>
    <w:rsid w:val="00F258B6"/>
    <w:rsid w:val="00F40044"/>
    <w:rsid w:val="00F47582"/>
    <w:rsid w:val="00F50534"/>
    <w:rsid w:val="00F50DC6"/>
    <w:rsid w:val="00F549CA"/>
    <w:rsid w:val="00F81446"/>
    <w:rsid w:val="00F81529"/>
    <w:rsid w:val="00F872F7"/>
    <w:rsid w:val="00F8779A"/>
    <w:rsid w:val="00F87A96"/>
    <w:rsid w:val="00F87C4F"/>
    <w:rsid w:val="00F87FA5"/>
    <w:rsid w:val="00F954C5"/>
    <w:rsid w:val="00F97505"/>
    <w:rsid w:val="00FA10E1"/>
    <w:rsid w:val="00FA59E0"/>
    <w:rsid w:val="00FB08CE"/>
    <w:rsid w:val="00FB1BBB"/>
    <w:rsid w:val="00FB2E4D"/>
    <w:rsid w:val="00FC3B80"/>
    <w:rsid w:val="00FC6499"/>
    <w:rsid w:val="00FC6ABA"/>
    <w:rsid w:val="00FD144F"/>
    <w:rsid w:val="00FD4436"/>
    <w:rsid w:val="00FE6E27"/>
    <w:rsid w:val="00FF05F0"/>
    <w:rsid w:val="00FF35C2"/>
    <w:rsid w:val="00FF55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4FD66"/>
  <w15:chartTrackingRefBased/>
  <w15:docId w15:val="{0D58DFF7-34EE-47E2-BF19-FAA648019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F3C"/>
    <w:pPr>
      <w:spacing w:after="120" w:line="264" w:lineRule="auto"/>
    </w:pPr>
    <w:rPr>
      <w:rFonts w:eastAsiaTheme="minorEastAsia"/>
      <w:sz w:val="20"/>
      <w:szCs w:val="20"/>
      <w:lang w:eastAsia="en-GB"/>
    </w:rPr>
  </w:style>
  <w:style w:type="paragraph" w:styleId="Heading1">
    <w:name w:val="heading 1"/>
    <w:basedOn w:val="Normal"/>
    <w:next w:val="Normal"/>
    <w:link w:val="Heading1Char"/>
    <w:uiPriority w:val="9"/>
    <w:qFormat/>
    <w:rsid w:val="00611F3C"/>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13B1"/>
    <w:pPr>
      <w:keepNext/>
      <w:keepLines/>
      <w:spacing w:before="40" w:after="0" w:line="259" w:lineRule="auto"/>
      <w:outlineLvl w:val="2"/>
    </w:pPr>
    <w:rPr>
      <w:rFonts w:asciiTheme="majorHAnsi" w:eastAsiaTheme="majorEastAsia" w:hAnsiTheme="majorHAnsi" w:cstheme="majorBidi"/>
      <w:color w:val="1F3763" w:themeColor="accent1" w:themeShade="7F"/>
      <w:sz w:val="24"/>
      <w:szCs w:val="24"/>
      <w:lang w:eastAsia="en-US"/>
    </w:rPr>
  </w:style>
  <w:style w:type="paragraph" w:styleId="Heading4">
    <w:name w:val="heading 4"/>
    <w:basedOn w:val="Normal"/>
    <w:next w:val="Normal"/>
    <w:link w:val="Heading4Char"/>
    <w:uiPriority w:val="9"/>
    <w:unhideWhenUsed/>
    <w:qFormat/>
    <w:rsid w:val="00F877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F3C"/>
    <w:rPr>
      <w:rFonts w:asciiTheme="majorHAnsi" w:eastAsiaTheme="majorEastAsia" w:hAnsiTheme="majorHAnsi" w:cstheme="majorBidi"/>
      <w:color w:val="2F5496" w:themeColor="accent1" w:themeShade="BF"/>
      <w:sz w:val="32"/>
      <w:szCs w:val="32"/>
      <w:lang w:eastAsia="en-GB"/>
    </w:rPr>
  </w:style>
  <w:style w:type="paragraph" w:styleId="ListParagraph">
    <w:name w:val="List Paragraph"/>
    <w:basedOn w:val="Normal"/>
    <w:uiPriority w:val="34"/>
    <w:qFormat/>
    <w:rsid w:val="00611F3C"/>
    <w:pPr>
      <w:ind w:left="720"/>
      <w:contextualSpacing/>
    </w:pPr>
  </w:style>
  <w:style w:type="character" w:styleId="CommentReference">
    <w:name w:val="annotation reference"/>
    <w:basedOn w:val="DefaultParagraphFont"/>
    <w:uiPriority w:val="99"/>
    <w:semiHidden/>
    <w:unhideWhenUsed/>
    <w:rsid w:val="00611F3C"/>
    <w:rPr>
      <w:sz w:val="16"/>
      <w:szCs w:val="16"/>
    </w:rPr>
  </w:style>
  <w:style w:type="paragraph" w:styleId="CommentText">
    <w:name w:val="annotation text"/>
    <w:basedOn w:val="Normal"/>
    <w:link w:val="CommentTextChar1"/>
    <w:uiPriority w:val="99"/>
    <w:unhideWhenUsed/>
    <w:rsid w:val="009378EB"/>
    <w:pPr>
      <w:pPrChange w:id="0" w:author="Cormac Booth" w:date="2022-12-06T10:08:00Z">
        <w:pPr>
          <w:spacing w:after="120" w:line="264" w:lineRule="auto"/>
        </w:pPr>
      </w:pPrChange>
    </w:pPr>
    <w:rPr>
      <w:rFonts w:ascii="Arial" w:hAnsi="Arial"/>
      <w:rPrChange w:id="0" w:author="Cormac Booth" w:date="2022-12-06T10:08:00Z">
        <w:rPr>
          <w:rFonts w:ascii="Arial" w:eastAsiaTheme="minorEastAsia" w:hAnsi="Arial" w:cstheme="minorBidi"/>
          <w:lang w:val="en-GB" w:eastAsia="en-GB" w:bidi="ar-SA"/>
        </w:rPr>
      </w:rPrChange>
    </w:rPr>
  </w:style>
  <w:style w:type="character" w:customStyle="1" w:styleId="CommentTextChar">
    <w:name w:val="Comment Text Char"/>
    <w:basedOn w:val="DefaultParagraphFont"/>
    <w:uiPriority w:val="99"/>
    <w:semiHidden/>
    <w:rsid w:val="00611F3C"/>
    <w:rPr>
      <w:rFonts w:eastAsiaTheme="minorEastAsia"/>
      <w:sz w:val="20"/>
      <w:szCs w:val="20"/>
      <w:lang w:eastAsia="en-GB"/>
    </w:rPr>
  </w:style>
  <w:style w:type="character" w:customStyle="1" w:styleId="CommentTextChar1">
    <w:name w:val="Comment Text Char1"/>
    <w:basedOn w:val="DefaultParagraphFont"/>
    <w:link w:val="CommentText"/>
    <w:uiPriority w:val="99"/>
    <w:rsid w:val="00611F3C"/>
    <w:rPr>
      <w:rFonts w:ascii="Arial" w:eastAsiaTheme="minorEastAsia" w:hAnsi="Arial"/>
      <w:sz w:val="20"/>
      <w:szCs w:val="20"/>
      <w:lang w:eastAsia="en-GB"/>
    </w:rPr>
  </w:style>
  <w:style w:type="character" w:customStyle="1" w:styleId="Heading2Char">
    <w:name w:val="Heading 2 Char"/>
    <w:basedOn w:val="DefaultParagraphFont"/>
    <w:link w:val="Heading2"/>
    <w:uiPriority w:val="9"/>
    <w:rsid w:val="003E13B1"/>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3E13B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8779A"/>
    <w:rPr>
      <w:rFonts w:asciiTheme="majorHAnsi" w:eastAsiaTheme="majorEastAsia" w:hAnsiTheme="majorHAnsi" w:cstheme="majorBidi"/>
      <w:i/>
      <w:iCs/>
      <w:color w:val="2F5496" w:themeColor="accent1" w:themeShade="BF"/>
      <w:sz w:val="20"/>
      <w:szCs w:val="20"/>
      <w:lang w:eastAsia="en-GB"/>
    </w:rPr>
  </w:style>
  <w:style w:type="paragraph" w:styleId="Caption">
    <w:name w:val="caption"/>
    <w:basedOn w:val="Normal"/>
    <w:next w:val="Normal"/>
    <w:uiPriority w:val="35"/>
    <w:unhideWhenUsed/>
    <w:qFormat/>
    <w:rsid w:val="00F8779A"/>
    <w:pPr>
      <w:spacing w:line="240" w:lineRule="auto"/>
    </w:pPr>
    <w:rPr>
      <w:b/>
      <w:bCs/>
      <w:smallCaps/>
      <w:color w:val="595959" w:themeColor="text1" w:themeTint="A6"/>
      <w:spacing w:val="6"/>
    </w:rPr>
  </w:style>
  <w:style w:type="paragraph" w:styleId="CommentSubject">
    <w:name w:val="annotation subject"/>
    <w:basedOn w:val="CommentText"/>
    <w:next w:val="CommentText"/>
    <w:link w:val="CommentSubjectChar"/>
    <w:uiPriority w:val="99"/>
    <w:semiHidden/>
    <w:unhideWhenUsed/>
    <w:rsid w:val="009D7054"/>
    <w:pPr>
      <w:spacing w:line="240" w:lineRule="auto"/>
    </w:pPr>
    <w:rPr>
      <w:rFonts w:asciiTheme="minorHAnsi" w:hAnsiTheme="minorHAnsi"/>
      <w:b/>
      <w:bCs/>
    </w:rPr>
  </w:style>
  <w:style w:type="character" w:customStyle="1" w:styleId="CommentSubjectChar">
    <w:name w:val="Comment Subject Char"/>
    <w:basedOn w:val="CommentTextChar1"/>
    <w:link w:val="CommentSubject"/>
    <w:uiPriority w:val="99"/>
    <w:semiHidden/>
    <w:rsid w:val="009D7054"/>
    <w:rPr>
      <w:rFonts w:ascii="Arial" w:eastAsiaTheme="minorEastAsia" w:hAnsi="Arial"/>
      <w:b/>
      <w:bCs/>
      <w:sz w:val="20"/>
      <w:szCs w:val="20"/>
      <w:lang w:eastAsia="en-GB"/>
    </w:rPr>
  </w:style>
  <w:style w:type="paragraph" w:styleId="Header">
    <w:name w:val="header"/>
    <w:basedOn w:val="Normal"/>
    <w:link w:val="HeaderChar"/>
    <w:uiPriority w:val="99"/>
    <w:unhideWhenUsed/>
    <w:rsid w:val="001E1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36"/>
    <w:rPr>
      <w:rFonts w:eastAsiaTheme="minorEastAsia"/>
      <w:sz w:val="20"/>
      <w:szCs w:val="20"/>
      <w:lang w:eastAsia="en-GB"/>
    </w:rPr>
  </w:style>
  <w:style w:type="paragraph" w:styleId="Footer">
    <w:name w:val="footer"/>
    <w:basedOn w:val="Normal"/>
    <w:link w:val="FooterChar"/>
    <w:uiPriority w:val="99"/>
    <w:unhideWhenUsed/>
    <w:rsid w:val="001E1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36"/>
    <w:rPr>
      <w:rFonts w:eastAsiaTheme="minorEastAsia"/>
      <w:sz w:val="20"/>
      <w:szCs w:val="20"/>
      <w:lang w:eastAsia="en-GB"/>
    </w:rPr>
  </w:style>
  <w:style w:type="paragraph" w:styleId="Revision">
    <w:name w:val="Revision"/>
    <w:hidden/>
    <w:uiPriority w:val="99"/>
    <w:semiHidden/>
    <w:rsid w:val="00893E18"/>
    <w:pPr>
      <w:spacing w:after="0" w:line="240" w:lineRule="auto"/>
    </w:pPr>
    <w:rPr>
      <w:rFonts w:eastAsiaTheme="minorEastAsia"/>
      <w:sz w:val="20"/>
      <w:szCs w:val="20"/>
      <w:lang w:eastAsia="en-GB"/>
    </w:rPr>
  </w:style>
  <w:style w:type="paragraph" w:styleId="EndnoteText">
    <w:name w:val="endnote text"/>
    <w:basedOn w:val="Normal"/>
    <w:link w:val="EndnoteTextChar"/>
    <w:uiPriority w:val="99"/>
    <w:semiHidden/>
    <w:unhideWhenUsed/>
    <w:rsid w:val="000124E7"/>
    <w:pPr>
      <w:spacing w:after="0" w:line="240" w:lineRule="auto"/>
    </w:pPr>
  </w:style>
  <w:style w:type="character" w:customStyle="1" w:styleId="EndnoteTextChar">
    <w:name w:val="Endnote Text Char"/>
    <w:basedOn w:val="DefaultParagraphFont"/>
    <w:link w:val="EndnoteText"/>
    <w:uiPriority w:val="99"/>
    <w:semiHidden/>
    <w:rsid w:val="000124E7"/>
    <w:rPr>
      <w:rFonts w:eastAsiaTheme="minorEastAsia"/>
      <w:sz w:val="20"/>
      <w:szCs w:val="20"/>
      <w:lang w:eastAsia="en-GB"/>
    </w:rPr>
  </w:style>
  <w:style w:type="character" w:styleId="EndnoteReference">
    <w:name w:val="endnote reference"/>
    <w:basedOn w:val="DefaultParagraphFont"/>
    <w:uiPriority w:val="99"/>
    <w:semiHidden/>
    <w:unhideWhenUsed/>
    <w:rsid w:val="000124E7"/>
    <w:rPr>
      <w:vertAlign w:val="superscript"/>
    </w:rPr>
  </w:style>
  <w:style w:type="paragraph" w:customStyle="1" w:styleId="EndNoteBibliographyTitle">
    <w:name w:val="EndNote Bibliography Title"/>
    <w:basedOn w:val="Normal"/>
    <w:link w:val="EndNoteBibliographyTitleChar"/>
    <w:rsid w:val="000124E7"/>
    <w:pPr>
      <w:spacing w:after="0"/>
      <w:jc w:val="center"/>
    </w:pPr>
    <w:rPr>
      <w:rFonts w:ascii="Calibri Light" w:hAnsi="Calibri Light" w:cs="Calibri Light"/>
      <w:noProof/>
      <w:sz w:val="24"/>
    </w:rPr>
  </w:style>
  <w:style w:type="character" w:customStyle="1" w:styleId="EndNoteBibliographyTitleChar">
    <w:name w:val="EndNote Bibliography Title Char"/>
    <w:basedOn w:val="DefaultParagraphFont"/>
    <w:link w:val="EndNoteBibliographyTitle"/>
    <w:rsid w:val="000124E7"/>
    <w:rPr>
      <w:rFonts w:ascii="Calibri Light" w:eastAsiaTheme="minorEastAsia" w:hAnsi="Calibri Light" w:cs="Calibri Light"/>
      <w:noProof/>
      <w:sz w:val="24"/>
      <w:szCs w:val="20"/>
      <w:lang w:eastAsia="en-GB"/>
    </w:rPr>
  </w:style>
  <w:style w:type="paragraph" w:customStyle="1" w:styleId="EndNoteBibliography">
    <w:name w:val="EndNote Bibliography"/>
    <w:basedOn w:val="Normal"/>
    <w:link w:val="EndNoteBibliographyChar"/>
    <w:rsid w:val="000124E7"/>
    <w:pPr>
      <w:spacing w:line="240" w:lineRule="auto"/>
    </w:pPr>
    <w:rPr>
      <w:rFonts w:ascii="Calibri Light" w:hAnsi="Calibri Light" w:cs="Calibri Light"/>
      <w:noProof/>
      <w:sz w:val="24"/>
    </w:rPr>
  </w:style>
  <w:style w:type="character" w:customStyle="1" w:styleId="EndNoteBibliographyChar">
    <w:name w:val="EndNote Bibliography Char"/>
    <w:basedOn w:val="DefaultParagraphFont"/>
    <w:link w:val="EndNoteBibliography"/>
    <w:rsid w:val="000124E7"/>
    <w:rPr>
      <w:rFonts w:ascii="Calibri Light" w:eastAsiaTheme="minorEastAsia" w:hAnsi="Calibri Light" w:cs="Calibri Light"/>
      <w:noProof/>
      <w:sz w:val="24"/>
      <w:szCs w:val="20"/>
      <w:lang w:eastAsia="en-GB"/>
    </w:rPr>
  </w:style>
  <w:style w:type="character" w:styleId="Hyperlink">
    <w:name w:val="Hyperlink"/>
    <w:basedOn w:val="DefaultParagraphFont"/>
    <w:uiPriority w:val="99"/>
    <w:unhideWhenUsed/>
    <w:rsid w:val="00F97505"/>
    <w:rPr>
      <w:color w:val="0563C1" w:themeColor="hyperlink"/>
      <w:u w:val="single"/>
    </w:rPr>
  </w:style>
  <w:style w:type="character" w:styleId="UnresolvedMention">
    <w:name w:val="Unresolved Mention"/>
    <w:basedOn w:val="DefaultParagraphFont"/>
    <w:uiPriority w:val="99"/>
    <w:semiHidden/>
    <w:unhideWhenUsed/>
    <w:rsid w:val="00F97505"/>
    <w:rPr>
      <w:color w:val="605E5C"/>
      <w:shd w:val="clear" w:color="auto" w:fill="E1DFDD"/>
    </w:rPr>
  </w:style>
  <w:style w:type="character" w:customStyle="1" w:styleId="UnresolvedMention1">
    <w:name w:val="Unresolved Mention1"/>
    <w:basedOn w:val="DefaultParagraphFont"/>
    <w:uiPriority w:val="99"/>
    <w:semiHidden/>
    <w:unhideWhenUsed/>
    <w:rsid w:val="009378EB"/>
    <w:rPr>
      <w:color w:val="605E5C"/>
      <w:shd w:val="clear" w:color="auto" w:fill="E1DFDD"/>
    </w:rPr>
  </w:style>
  <w:style w:type="paragraph" w:styleId="BalloonText">
    <w:name w:val="Balloon Text"/>
    <w:basedOn w:val="Normal"/>
    <w:link w:val="BalloonTextChar"/>
    <w:uiPriority w:val="99"/>
    <w:semiHidden/>
    <w:unhideWhenUsed/>
    <w:rsid w:val="009378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8EB"/>
    <w:rPr>
      <w:rFonts w:ascii="Segoe UI" w:eastAsiaTheme="minorEastAsia" w:hAnsi="Segoe UI" w:cs="Segoe UI"/>
      <w:sz w:val="18"/>
      <w:szCs w:val="18"/>
      <w:lang w:eastAsia="en-GB"/>
    </w:rPr>
  </w:style>
  <w:style w:type="table" w:styleId="TableGrid">
    <w:name w:val="Table Grid"/>
    <w:basedOn w:val="TableNormal"/>
    <w:uiPriority w:val="39"/>
    <w:rsid w:val="009A2C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A59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hyperlink" Target="http://dx.doi.org/10.1121/1.497843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hyperlink" Target="https://doi.org/10.1121/10.0005043" TargetMode="External"/><Relationship Id="rId2" Type="http://schemas.openxmlformats.org/officeDocument/2006/relationships/numbering" Target="numbering.xml"/><Relationship Id="rId16" Type="http://schemas.openxmlformats.org/officeDocument/2006/relationships/hyperlink" Target="https://gisserver.intertek.com/JIP/DMS/Other/AVADECAF_TOOL.zip"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accurate.st-andrews.ac.uk/"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D7AD9-E180-442D-A271-585C245C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9422</Words>
  <Characters>53707</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Ryder</dc:creator>
  <cp:keywords/>
  <dc:description/>
  <cp:lastModifiedBy>Megan Ryder</cp:lastModifiedBy>
  <cp:revision>3</cp:revision>
  <dcterms:created xsi:type="dcterms:W3CDTF">2022-12-23T15:34:00Z</dcterms:created>
  <dcterms:modified xsi:type="dcterms:W3CDTF">2022-12-23T15:35:00Z</dcterms:modified>
</cp:coreProperties>
</file>